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82964" w14:textId="308CFD92" w:rsidR="0084246A" w:rsidRDefault="0084246A" w:rsidP="001D2969">
      <w:pPr>
        <w:spacing w:after="160" w:line="259" w:lineRule="auto"/>
        <w:jc w:val="center"/>
        <w:rPr>
          <w:b/>
          <w:bCs/>
          <w:color w:val="1D1C1D"/>
          <w:sz w:val="22"/>
          <w:szCs w:val="22"/>
        </w:rPr>
      </w:pPr>
      <w:r>
        <w:rPr>
          <w:b/>
          <w:bCs/>
          <w:color w:val="1D1C1D"/>
          <w:sz w:val="22"/>
          <w:szCs w:val="22"/>
        </w:rPr>
        <w:t xml:space="preserve">Recruitment Methods for </w:t>
      </w:r>
      <w:r w:rsidR="00D0638C">
        <w:rPr>
          <w:b/>
          <w:bCs/>
          <w:color w:val="1D1C1D"/>
          <w:sz w:val="22"/>
          <w:szCs w:val="22"/>
        </w:rPr>
        <w:t xml:space="preserve">Colorado River </w:t>
      </w:r>
      <w:r>
        <w:rPr>
          <w:b/>
          <w:bCs/>
          <w:color w:val="1D1C1D"/>
          <w:sz w:val="22"/>
          <w:szCs w:val="22"/>
        </w:rPr>
        <w:t xml:space="preserve">Immersive Modeling </w:t>
      </w:r>
      <w:r w:rsidR="00D0638C">
        <w:rPr>
          <w:b/>
          <w:bCs/>
          <w:color w:val="1D1C1D"/>
          <w:sz w:val="22"/>
          <w:szCs w:val="22"/>
        </w:rPr>
        <w:t>Project</w:t>
      </w:r>
    </w:p>
    <w:p w14:paraId="22EF63E7" w14:textId="4A077952" w:rsidR="00490820" w:rsidRDefault="00490820" w:rsidP="001D2969">
      <w:pPr>
        <w:spacing w:after="160" w:line="259" w:lineRule="auto"/>
        <w:jc w:val="center"/>
        <w:rPr>
          <w:b/>
          <w:bCs/>
          <w:color w:val="1D1C1D"/>
          <w:sz w:val="22"/>
          <w:szCs w:val="22"/>
        </w:rPr>
      </w:pPr>
      <w:r>
        <w:rPr>
          <w:b/>
          <w:bCs/>
          <w:color w:val="1D1C1D"/>
          <w:sz w:val="22"/>
          <w:szCs w:val="22"/>
        </w:rPr>
        <w:t xml:space="preserve">IRB Protocol # </w:t>
      </w:r>
      <w:r w:rsidR="00D0638C">
        <w:rPr>
          <w:b/>
          <w:bCs/>
          <w:color w:val="1D1C1D"/>
          <w:sz w:val="22"/>
          <w:szCs w:val="22"/>
        </w:rPr>
        <w:t>14808</w:t>
      </w:r>
    </w:p>
    <w:p w14:paraId="7715F43E" w14:textId="59DC073A" w:rsidR="001D2969" w:rsidRDefault="001D2969" w:rsidP="001D2969">
      <w:pPr>
        <w:spacing w:after="160" w:line="259" w:lineRule="auto"/>
        <w:jc w:val="center"/>
        <w:rPr>
          <w:b/>
          <w:bCs/>
          <w:color w:val="1D1C1D"/>
          <w:sz w:val="22"/>
          <w:szCs w:val="22"/>
        </w:rPr>
      </w:pPr>
      <w:r>
        <w:rPr>
          <w:b/>
          <w:bCs/>
          <w:color w:val="1D1C1D"/>
          <w:sz w:val="22"/>
          <w:szCs w:val="22"/>
        </w:rPr>
        <w:t>January 22, 2026</w:t>
      </w:r>
    </w:p>
    <w:p w14:paraId="3EF4A53F" w14:textId="77777777" w:rsidR="0084246A" w:rsidRDefault="0084246A" w:rsidP="00FF0FB0">
      <w:pPr>
        <w:spacing w:after="160" w:line="259" w:lineRule="auto"/>
        <w:rPr>
          <w:b/>
          <w:bCs/>
          <w:color w:val="1D1C1D"/>
          <w:sz w:val="22"/>
          <w:szCs w:val="22"/>
        </w:rPr>
      </w:pPr>
    </w:p>
    <w:p w14:paraId="69F00B8C" w14:textId="08D8939B" w:rsidR="0084246A" w:rsidRDefault="001D2969" w:rsidP="00FF0FB0">
      <w:pPr>
        <w:spacing w:after="160" w:line="259" w:lineRule="auto"/>
        <w:rPr>
          <w:b/>
          <w:bCs/>
          <w:color w:val="1D1C1D"/>
          <w:sz w:val="22"/>
          <w:szCs w:val="22"/>
        </w:rPr>
      </w:pPr>
      <w:r>
        <w:rPr>
          <w:b/>
          <w:bCs/>
          <w:color w:val="1D1C1D"/>
          <w:sz w:val="22"/>
          <w:szCs w:val="22"/>
        </w:rPr>
        <w:t>Overview</w:t>
      </w:r>
    </w:p>
    <w:p w14:paraId="4DDC0D01" w14:textId="5BEFB53F" w:rsidR="001D2969" w:rsidRDefault="001D2969" w:rsidP="00FF0FB0">
      <w:pPr>
        <w:spacing w:after="160" w:line="259" w:lineRule="auto"/>
        <w:rPr>
          <w:color w:val="1D1C1D"/>
          <w:sz w:val="22"/>
          <w:szCs w:val="22"/>
        </w:rPr>
      </w:pPr>
      <w:r>
        <w:rPr>
          <w:color w:val="1D1C1D"/>
          <w:sz w:val="22"/>
          <w:szCs w:val="22"/>
        </w:rPr>
        <w:t>This document lays out the different methods</w:t>
      </w:r>
      <w:r w:rsidR="002757E0">
        <w:rPr>
          <w:color w:val="1D1C1D"/>
          <w:sz w:val="22"/>
          <w:szCs w:val="22"/>
        </w:rPr>
        <w:t>—those already approved and new—that we are using to recruit collaborators to join immersive m</w:t>
      </w:r>
      <w:r w:rsidR="00C654C7">
        <w:rPr>
          <w:color w:val="1D1C1D"/>
          <w:sz w:val="22"/>
          <w:szCs w:val="22"/>
        </w:rPr>
        <w:t>odeling sessions. The methods are:</w:t>
      </w:r>
    </w:p>
    <w:p w14:paraId="2FA244C3" w14:textId="380DE14B" w:rsidR="00C654C7" w:rsidRPr="00C654C7" w:rsidRDefault="00C654C7" w:rsidP="00C654C7">
      <w:pPr>
        <w:pStyle w:val="ListParagraph"/>
        <w:numPr>
          <w:ilvl w:val="0"/>
          <w:numId w:val="2"/>
        </w:numPr>
        <w:spacing w:after="160" w:line="259" w:lineRule="auto"/>
        <w:rPr>
          <w:color w:val="1D1C1D"/>
          <w:sz w:val="22"/>
          <w:szCs w:val="22"/>
        </w:rPr>
      </w:pPr>
      <w:r>
        <w:rPr>
          <w:b/>
          <w:bCs/>
          <w:color w:val="1D1C1D"/>
          <w:sz w:val="22"/>
          <w:szCs w:val="22"/>
        </w:rPr>
        <w:t xml:space="preserve">Email to people who provided a letter of collaboration for the proposal </w:t>
      </w:r>
      <w:r w:rsidRPr="00255CB0">
        <w:rPr>
          <w:color w:val="1D1C1D"/>
          <w:sz w:val="22"/>
          <w:szCs w:val="22"/>
        </w:rPr>
        <w:t>(</w:t>
      </w:r>
      <w:r w:rsidR="00D63F63">
        <w:rPr>
          <w:color w:val="1D1C1D"/>
          <w:sz w:val="22"/>
          <w:szCs w:val="22"/>
        </w:rPr>
        <w:t>A</w:t>
      </w:r>
      <w:r w:rsidRPr="00255CB0">
        <w:rPr>
          <w:color w:val="1D1C1D"/>
          <w:sz w:val="22"/>
          <w:szCs w:val="22"/>
        </w:rPr>
        <w:t>pproved).</w:t>
      </w:r>
    </w:p>
    <w:p w14:paraId="0A61ED9A" w14:textId="7C2C9BE1" w:rsidR="00C654C7" w:rsidRPr="00C654C7" w:rsidRDefault="00C654C7" w:rsidP="00C654C7">
      <w:pPr>
        <w:pStyle w:val="ListParagraph"/>
        <w:numPr>
          <w:ilvl w:val="0"/>
          <w:numId w:val="2"/>
        </w:numPr>
        <w:spacing w:after="160" w:line="259" w:lineRule="auto"/>
        <w:rPr>
          <w:color w:val="1D1C1D"/>
          <w:sz w:val="22"/>
          <w:szCs w:val="22"/>
        </w:rPr>
      </w:pPr>
      <w:r>
        <w:rPr>
          <w:b/>
          <w:bCs/>
          <w:color w:val="1D1C1D"/>
          <w:sz w:val="22"/>
          <w:szCs w:val="22"/>
        </w:rPr>
        <w:t xml:space="preserve">Email to recruit other people </w:t>
      </w:r>
      <w:r w:rsidRPr="00255CB0">
        <w:rPr>
          <w:color w:val="1D1C1D"/>
          <w:sz w:val="22"/>
          <w:szCs w:val="22"/>
        </w:rPr>
        <w:t>(</w:t>
      </w:r>
      <w:r w:rsidR="00F9272B">
        <w:rPr>
          <w:color w:val="1D1C1D"/>
          <w:sz w:val="22"/>
          <w:szCs w:val="22"/>
        </w:rPr>
        <w:t>A</w:t>
      </w:r>
      <w:r w:rsidRPr="00255CB0">
        <w:rPr>
          <w:color w:val="1D1C1D"/>
          <w:sz w:val="22"/>
          <w:szCs w:val="22"/>
        </w:rPr>
        <w:t>pproved).</w:t>
      </w:r>
    </w:p>
    <w:p w14:paraId="4D1F1D99" w14:textId="238E4C16" w:rsidR="00C654C7" w:rsidRPr="00C654C7" w:rsidRDefault="00C654C7" w:rsidP="00C654C7">
      <w:pPr>
        <w:pStyle w:val="ListParagraph"/>
        <w:numPr>
          <w:ilvl w:val="0"/>
          <w:numId w:val="2"/>
        </w:numPr>
        <w:spacing w:after="160" w:line="259" w:lineRule="auto"/>
        <w:rPr>
          <w:color w:val="1D1C1D"/>
          <w:sz w:val="22"/>
          <w:szCs w:val="22"/>
        </w:rPr>
      </w:pPr>
      <w:r>
        <w:rPr>
          <w:b/>
          <w:bCs/>
          <w:color w:val="1D1C1D"/>
          <w:sz w:val="22"/>
          <w:szCs w:val="22"/>
        </w:rPr>
        <w:t xml:space="preserve">Response email to people who reach out to participate in a model session </w:t>
      </w:r>
      <w:r w:rsidRPr="00255CB0">
        <w:rPr>
          <w:color w:val="1D1C1D"/>
          <w:sz w:val="22"/>
          <w:szCs w:val="22"/>
        </w:rPr>
        <w:t>(</w:t>
      </w:r>
      <w:r w:rsidR="00D63F63">
        <w:rPr>
          <w:color w:val="1D1C1D"/>
          <w:sz w:val="22"/>
          <w:szCs w:val="22"/>
        </w:rPr>
        <w:t>A</w:t>
      </w:r>
      <w:r w:rsidRPr="00255CB0">
        <w:rPr>
          <w:color w:val="1D1C1D"/>
          <w:sz w:val="22"/>
          <w:szCs w:val="22"/>
        </w:rPr>
        <w:t>pproved)</w:t>
      </w:r>
      <w:r>
        <w:rPr>
          <w:b/>
          <w:bCs/>
          <w:color w:val="1D1C1D"/>
          <w:sz w:val="22"/>
          <w:szCs w:val="22"/>
        </w:rPr>
        <w:t>.</w:t>
      </w:r>
    </w:p>
    <w:p w14:paraId="40481C53" w14:textId="7DE5CD85" w:rsidR="00C654C7" w:rsidRDefault="00255CB0" w:rsidP="00C654C7">
      <w:pPr>
        <w:pStyle w:val="ListParagraph"/>
        <w:numPr>
          <w:ilvl w:val="0"/>
          <w:numId w:val="2"/>
        </w:numPr>
        <w:spacing w:after="160" w:line="259" w:lineRule="auto"/>
        <w:rPr>
          <w:color w:val="1D1C1D"/>
          <w:sz w:val="22"/>
          <w:szCs w:val="22"/>
        </w:rPr>
      </w:pPr>
      <w:r w:rsidRPr="00255CB0">
        <w:rPr>
          <w:b/>
          <w:bCs/>
          <w:color w:val="1D1C1D"/>
          <w:sz w:val="22"/>
          <w:szCs w:val="22"/>
        </w:rPr>
        <w:t>Request for Prior Short Conversation with Potential Collaborators</w:t>
      </w:r>
      <w:r>
        <w:rPr>
          <w:color w:val="1D1C1D"/>
          <w:sz w:val="22"/>
          <w:szCs w:val="22"/>
        </w:rPr>
        <w:t xml:space="preserve"> </w:t>
      </w:r>
      <w:r w:rsidRPr="00255CB0">
        <w:rPr>
          <w:color w:val="1D1C1D"/>
          <w:sz w:val="22"/>
          <w:szCs w:val="22"/>
        </w:rPr>
        <w:t>(</w:t>
      </w:r>
      <w:r w:rsidR="00D63F63">
        <w:rPr>
          <w:color w:val="1D1C1D"/>
          <w:sz w:val="22"/>
          <w:szCs w:val="22"/>
        </w:rPr>
        <w:t>A</w:t>
      </w:r>
      <w:r w:rsidRPr="00255CB0">
        <w:rPr>
          <w:color w:val="1D1C1D"/>
          <w:sz w:val="22"/>
          <w:szCs w:val="22"/>
        </w:rPr>
        <w:t>pproved)</w:t>
      </w:r>
      <w:r>
        <w:rPr>
          <w:color w:val="1D1C1D"/>
          <w:sz w:val="22"/>
          <w:szCs w:val="22"/>
        </w:rPr>
        <w:t>.</w:t>
      </w:r>
    </w:p>
    <w:p w14:paraId="5BDF7C38" w14:textId="6349E066" w:rsidR="00C27086" w:rsidRDefault="00E25658" w:rsidP="00C27086">
      <w:pPr>
        <w:pStyle w:val="ListParagraph"/>
        <w:numPr>
          <w:ilvl w:val="1"/>
          <w:numId w:val="2"/>
        </w:numPr>
        <w:spacing w:after="160" w:line="259" w:lineRule="auto"/>
        <w:rPr>
          <w:color w:val="1D1C1D"/>
          <w:sz w:val="22"/>
          <w:szCs w:val="22"/>
        </w:rPr>
      </w:pPr>
      <w:r w:rsidRPr="00E25658">
        <w:rPr>
          <w:color w:val="1D1C1D"/>
          <w:sz w:val="22"/>
          <w:szCs w:val="22"/>
        </w:rPr>
        <w:t xml:space="preserve">Step 1. </w:t>
      </w:r>
      <w:r w:rsidR="0067643F">
        <w:rPr>
          <w:color w:val="1D1C1D"/>
          <w:sz w:val="22"/>
          <w:szCs w:val="22"/>
        </w:rPr>
        <w:t>Email i</w:t>
      </w:r>
      <w:r w:rsidR="00C27086" w:rsidRPr="00E25658">
        <w:rPr>
          <w:color w:val="1D1C1D"/>
          <w:sz w:val="22"/>
          <w:szCs w:val="22"/>
        </w:rPr>
        <w:t>nvitation for a 20-minute conversation</w:t>
      </w:r>
      <w:r>
        <w:rPr>
          <w:color w:val="1D1C1D"/>
          <w:sz w:val="22"/>
          <w:szCs w:val="22"/>
        </w:rPr>
        <w:t xml:space="preserve"> (</w:t>
      </w:r>
      <w:r w:rsidR="00D63F63">
        <w:rPr>
          <w:color w:val="1D1C1D"/>
          <w:sz w:val="22"/>
          <w:szCs w:val="22"/>
        </w:rPr>
        <w:t>A</w:t>
      </w:r>
      <w:r>
        <w:rPr>
          <w:color w:val="1D1C1D"/>
          <w:sz w:val="22"/>
          <w:szCs w:val="22"/>
        </w:rPr>
        <w:t>pproved).</w:t>
      </w:r>
    </w:p>
    <w:p w14:paraId="0B2A2F52" w14:textId="7B7FC2FB" w:rsidR="00E25658" w:rsidRDefault="00E25658" w:rsidP="00C27086">
      <w:pPr>
        <w:pStyle w:val="ListParagraph"/>
        <w:numPr>
          <w:ilvl w:val="1"/>
          <w:numId w:val="2"/>
        </w:numPr>
        <w:spacing w:after="160" w:line="259" w:lineRule="auto"/>
        <w:rPr>
          <w:color w:val="1D1C1D"/>
          <w:sz w:val="22"/>
          <w:szCs w:val="22"/>
        </w:rPr>
      </w:pPr>
      <w:r>
        <w:rPr>
          <w:color w:val="1D1C1D"/>
          <w:sz w:val="22"/>
          <w:szCs w:val="22"/>
        </w:rPr>
        <w:t xml:space="preserve">Step 2. </w:t>
      </w:r>
      <w:r w:rsidR="0067643F">
        <w:rPr>
          <w:color w:val="1D1C1D"/>
          <w:sz w:val="22"/>
          <w:szCs w:val="22"/>
        </w:rPr>
        <w:t xml:space="preserve">Hold </w:t>
      </w:r>
      <w:r>
        <w:rPr>
          <w:color w:val="1D1C1D"/>
          <w:sz w:val="22"/>
          <w:szCs w:val="22"/>
        </w:rPr>
        <w:t>20-minute conversation (</w:t>
      </w:r>
      <w:r w:rsidR="00346B50">
        <w:rPr>
          <w:color w:val="1D1C1D"/>
          <w:sz w:val="22"/>
          <w:szCs w:val="22"/>
        </w:rPr>
        <w:t>A</w:t>
      </w:r>
      <w:r>
        <w:rPr>
          <w:color w:val="1D1C1D"/>
          <w:sz w:val="22"/>
          <w:szCs w:val="22"/>
        </w:rPr>
        <w:t>pproved).</w:t>
      </w:r>
    </w:p>
    <w:p w14:paraId="28D8706A" w14:textId="5D1B8410" w:rsidR="00E25658" w:rsidRPr="00E25658" w:rsidRDefault="00F558F4" w:rsidP="00C27086">
      <w:pPr>
        <w:pStyle w:val="ListParagraph"/>
        <w:numPr>
          <w:ilvl w:val="1"/>
          <w:numId w:val="2"/>
        </w:numPr>
        <w:spacing w:after="160" w:line="259" w:lineRule="auto"/>
        <w:rPr>
          <w:color w:val="1D1C1D"/>
          <w:sz w:val="22"/>
          <w:szCs w:val="22"/>
        </w:rPr>
      </w:pPr>
      <w:r>
        <w:rPr>
          <w:color w:val="1D1C1D"/>
          <w:sz w:val="22"/>
          <w:szCs w:val="22"/>
        </w:rPr>
        <w:t>Step 3. Follow up email to people we held an initial 20 minute conversation with who expressed interest to collaborative in a model session (approved).</w:t>
      </w:r>
    </w:p>
    <w:p w14:paraId="3FE15FDB" w14:textId="16D99162" w:rsidR="00255CB0" w:rsidRDefault="00255CB0" w:rsidP="00C654C7">
      <w:pPr>
        <w:pStyle w:val="ListParagraph"/>
        <w:numPr>
          <w:ilvl w:val="0"/>
          <w:numId w:val="2"/>
        </w:numPr>
        <w:spacing w:after="160" w:line="259" w:lineRule="auto"/>
        <w:rPr>
          <w:color w:val="1D1C1D"/>
          <w:sz w:val="22"/>
          <w:szCs w:val="22"/>
        </w:rPr>
      </w:pPr>
      <w:r>
        <w:rPr>
          <w:b/>
          <w:bCs/>
          <w:color w:val="1D1C1D"/>
          <w:sz w:val="22"/>
          <w:szCs w:val="22"/>
        </w:rPr>
        <w:t>Meet in-person</w:t>
      </w:r>
      <w:r w:rsidR="00587EE8">
        <w:rPr>
          <w:b/>
          <w:bCs/>
          <w:color w:val="1D1C1D"/>
          <w:sz w:val="22"/>
          <w:szCs w:val="22"/>
        </w:rPr>
        <w:t xml:space="preserve">, such as at a conference </w:t>
      </w:r>
      <w:r w:rsidR="00587EE8" w:rsidRPr="00F413F7">
        <w:rPr>
          <w:color w:val="1D1C1D"/>
          <w:sz w:val="22"/>
          <w:szCs w:val="22"/>
        </w:rPr>
        <w:t>(</w:t>
      </w:r>
      <w:r w:rsidR="00587EE8">
        <w:rPr>
          <w:color w:val="1D1C1D"/>
          <w:sz w:val="22"/>
          <w:szCs w:val="22"/>
        </w:rPr>
        <w:t xml:space="preserve">Submitted </w:t>
      </w:r>
      <w:r w:rsidR="00F558F4">
        <w:rPr>
          <w:color w:val="1D1C1D"/>
          <w:sz w:val="22"/>
          <w:szCs w:val="22"/>
        </w:rPr>
        <w:t xml:space="preserve">as an amendment to </w:t>
      </w:r>
      <w:r w:rsidR="00F413F7">
        <w:rPr>
          <w:color w:val="1D1C1D"/>
          <w:sz w:val="22"/>
          <w:szCs w:val="22"/>
        </w:rPr>
        <w:t>th</w:t>
      </w:r>
      <w:r w:rsidR="00512858">
        <w:rPr>
          <w:color w:val="1D1C1D"/>
          <w:sz w:val="22"/>
          <w:szCs w:val="22"/>
        </w:rPr>
        <w:t>is</w:t>
      </w:r>
      <w:r w:rsidR="00F413F7">
        <w:rPr>
          <w:color w:val="1D1C1D"/>
          <w:sz w:val="22"/>
          <w:szCs w:val="22"/>
        </w:rPr>
        <w:t xml:space="preserve"> protocol).</w:t>
      </w:r>
      <w:r w:rsidR="00587EE8">
        <w:rPr>
          <w:color w:val="1D1C1D"/>
          <w:sz w:val="22"/>
          <w:szCs w:val="22"/>
        </w:rPr>
        <w:t xml:space="preserve"> </w:t>
      </w:r>
    </w:p>
    <w:p w14:paraId="1A412CFC" w14:textId="2144B437" w:rsidR="00F413F7" w:rsidRDefault="00AF5F86" w:rsidP="00F413F7">
      <w:pPr>
        <w:pStyle w:val="ListParagraph"/>
        <w:numPr>
          <w:ilvl w:val="1"/>
          <w:numId w:val="2"/>
        </w:numPr>
        <w:spacing w:after="160" w:line="259" w:lineRule="auto"/>
        <w:rPr>
          <w:color w:val="1D1C1D"/>
          <w:sz w:val="22"/>
          <w:szCs w:val="22"/>
        </w:rPr>
      </w:pPr>
      <w:r>
        <w:rPr>
          <w:color w:val="1D1C1D"/>
          <w:sz w:val="22"/>
          <w:szCs w:val="22"/>
        </w:rPr>
        <w:t xml:space="preserve">Step 1. </w:t>
      </w:r>
      <w:r w:rsidR="00F413F7">
        <w:rPr>
          <w:color w:val="1D1C1D"/>
          <w:sz w:val="22"/>
          <w:szCs w:val="22"/>
        </w:rPr>
        <w:t xml:space="preserve">Initial </w:t>
      </w:r>
      <w:r w:rsidR="00346B50">
        <w:rPr>
          <w:color w:val="1D1C1D"/>
          <w:sz w:val="22"/>
          <w:szCs w:val="22"/>
        </w:rPr>
        <w:t xml:space="preserve">in-person </w:t>
      </w:r>
      <w:r w:rsidR="0043130E">
        <w:rPr>
          <w:color w:val="1D1C1D"/>
          <w:sz w:val="22"/>
          <w:szCs w:val="22"/>
        </w:rPr>
        <w:t>encounter.</w:t>
      </w:r>
    </w:p>
    <w:p w14:paraId="6B938604" w14:textId="5CAFD7A0" w:rsidR="0043130E" w:rsidRDefault="00AF5F86" w:rsidP="00F413F7">
      <w:pPr>
        <w:pStyle w:val="ListParagraph"/>
        <w:numPr>
          <w:ilvl w:val="1"/>
          <w:numId w:val="2"/>
        </w:numPr>
        <w:spacing w:after="160" w:line="259" w:lineRule="auto"/>
        <w:rPr>
          <w:color w:val="1D1C1D"/>
          <w:sz w:val="22"/>
          <w:szCs w:val="22"/>
        </w:rPr>
      </w:pPr>
      <w:r>
        <w:rPr>
          <w:color w:val="1D1C1D"/>
          <w:sz w:val="22"/>
          <w:szCs w:val="22"/>
        </w:rPr>
        <w:t xml:space="preserve">Step 2. </w:t>
      </w:r>
      <w:r w:rsidR="0043130E">
        <w:rPr>
          <w:color w:val="1D1C1D"/>
          <w:sz w:val="22"/>
          <w:szCs w:val="22"/>
        </w:rPr>
        <w:t>Share flier</w:t>
      </w:r>
      <w:r w:rsidR="005A1308">
        <w:rPr>
          <w:color w:val="1D1C1D"/>
          <w:sz w:val="22"/>
          <w:szCs w:val="22"/>
        </w:rPr>
        <w:t xml:space="preserve"> and exchange contact information.</w:t>
      </w:r>
    </w:p>
    <w:p w14:paraId="23FC012A" w14:textId="2DD81B23" w:rsidR="0043130E" w:rsidRDefault="005A1308" w:rsidP="00F413F7">
      <w:pPr>
        <w:pStyle w:val="ListParagraph"/>
        <w:numPr>
          <w:ilvl w:val="1"/>
          <w:numId w:val="2"/>
        </w:numPr>
        <w:spacing w:after="160" w:line="259" w:lineRule="auto"/>
        <w:rPr>
          <w:color w:val="1D1C1D"/>
          <w:sz w:val="22"/>
          <w:szCs w:val="22"/>
        </w:rPr>
      </w:pPr>
      <w:r>
        <w:rPr>
          <w:color w:val="1D1C1D"/>
          <w:sz w:val="22"/>
          <w:szCs w:val="22"/>
        </w:rPr>
        <w:t xml:space="preserve">Step 3. </w:t>
      </w:r>
      <w:r w:rsidR="00AF5F86">
        <w:rPr>
          <w:color w:val="1D1C1D"/>
          <w:sz w:val="22"/>
          <w:szCs w:val="22"/>
        </w:rPr>
        <w:t xml:space="preserve">Follow up email to people </w:t>
      </w:r>
      <w:r w:rsidR="001B5FA2">
        <w:rPr>
          <w:color w:val="1D1C1D"/>
          <w:sz w:val="22"/>
          <w:szCs w:val="22"/>
        </w:rPr>
        <w:t xml:space="preserve">who expressed interest to </w:t>
      </w:r>
      <w:r w:rsidR="00875933">
        <w:rPr>
          <w:color w:val="1D1C1D"/>
          <w:sz w:val="22"/>
          <w:szCs w:val="22"/>
        </w:rPr>
        <w:t>join a session.</w:t>
      </w:r>
    </w:p>
    <w:p w14:paraId="75DC5217" w14:textId="27A36A1D" w:rsidR="00875933" w:rsidRDefault="00875933" w:rsidP="00875933">
      <w:pPr>
        <w:spacing w:after="160" w:line="259" w:lineRule="auto"/>
        <w:rPr>
          <w:color w:val="1D1C1D"/>
          <w:sz w:val="22"/>
          <w:szCs w:val="22"/>
        </w:rPr>
      </w:pPr>
      <w:r>
        <w:rPr>
          <w:color w:val="1D1C1D"/>
          <w:sz w:val="22"/>
          <w:szCs w:val="22"/>
        </w:rPr>
        <w:t xml:space="preserve">All of the methods share </w:t>
      </w:r>
      <w:r w:rsidR="003E037D">
        <w:rPr>
          <w:color w:val="1D1C1D"/>
          <w:sz w:val="22"/>
          <w:szCs w:val="22"/>
        </w:rPr>
        <w:t xml:space="preserve">the same ½ page poster board </w:t>
      </w:r>
      <w:r w:rsidR="00EF14F9">
        <w:rPr>
          <w:color w:val="1D1C1D"/>
          <w:sz w:val="22"/>
          <w:szCs w:val="22"/>
        </w:rPr>
        <w:t xml:space="preserve">with full study information so potential collaborators can make an informed decision about </w:t>
      </w:r>
      <w:r w:rsidR="00FB1A2A">
        <w:rPr>
          <w:color w:val="1D1C1D"/>
          <w:sz w:val="22"/>
          <w:szCs w:val="22"/>
        </w:rPr>
        <w:t>whether to join a model session (</w:t>
      </w:r>
      <w:r w:rsidR="00877737">
        <w:rPr>
          <w:color w:val="1D1C1D"/>
          <w:sz w:val="22"/>
          <w:szCs w:val="22"/>
        </w:rPr>
        <w:t>A</w:t>
      </w:r>
      <w:r w:rsidR="00FB1A2A">
        <w:rPr>
          <w:color w:val="1D1C1D"/>
          <w:sz w:val="22"/>
          <w:szCs w:val="22"/>
        </w:rPr>
        <w:t>pproved)</w:t>
      </w:r>
      <w:r w:rsidR="003E037D">
        <w:rPr>
          <w:color w:val="1D1C1D"/>
          <w:sz w:val="22"/>
          <w:szCs w:val="22"/>
        </w:rPr>
        <w:t xml:space="preserve">. </w:t>
      </w:r>
      <w:r w:rsidR="00FB1A2A">
        <w:rPr>
          <w:color w:val="1D1C1D"/>
          <w:sz w:val="22"/>
          <w:szCs w:val="22"/>
        </w:rPr>
        <w:t>We provide a copy of this poster</w:t>
      </w:r>
      <w:r w:rsidR="003E037D">
        <w:rPr>
          <w:color w:val="1D1C1D"/>
          <w:sz w:val="22"/>
          <w:szCs w:val="22"/>
        </w:rPr>
        <w:t xml:space="preserve"> board</w:t>
      </w:r>
      <w:r w:rsidR="00FB1A2A">
        <w:rPr>
          <w:color w:val="1D1C1D"/>
          <w:sz w:val="22"/>
          <w:szCs w:val="22"/>
        </w:rPr>
        <w:t xml:space="preserve"> at the end of this document for reference.</w:t>
      </w:r>
      <w:r w:rsidR="00877737">
        <w:rPr>
          <w:color w:val="1D1C1D"/>
          <w:sz w:val="22"/>
          <w:szCs w:val="22"/>
        </w:rPr>
        <w:t xml:space="preserve"> We also provide a copy of the </w:t>
      </w:r>
      <w:r w:rsidR="00E31FC6">
        <w:rPr>
          <w:color w:val="1D1C1D"/>
          <w:sz w:val="22"/>
          <w:szCs w:val="22"/>
        </w:rPr>
        <w:t>flier for Method #5, Step 2.</w:t>
      </w:r>
    </w:p>
    <w:p w14:paraId="44023614" w14:textId="77777777" w:rsidR="004F5E4B" w:rsidRDefault="004F5E4B">
      <w:pPr>
        <w:spacing w:after="160" w:line="259" w:lineRule="auto"/>
        <w:rPr>
          <w:b/>
          <w:bCs/>
          <w:color w:val="1D1C1D"/>
          <w:sz w:val="22"/>
          <w:szCs w:val="22"/>
        </w:rPr>
      </w:pPr>
      <w:r>
        <w:rPr>
          <w:b/>
          <w:bCs/>
          <w:color w:val="1D1C1D"/>
          <w:sz w:val="22"/>
          <w:szCs w:val="22"/>
        </w:rPr>
        <w:br w:type="page"/>
      </w:r>
    </w:p>
    <w:p w14:paraId="5D721CF2" w14:textId="0B82F1AD" w:rsidR="00E27BDD" w:rsidRPr="00D63F63" w:rsidRDefault="00C654C7" w:rsidP="00FF0FB0">
      <w:pPr>
        <w:spacing w:after="160" w:line="259" w:lineRule="auto"/>
        <w:rPr>
          <w:color w:val="1D1C1D"/>
          <w:sz w:val="22"/>
          <w:szCs w:val="22"/>
        </w:rPr>
      </w:pPr>
      <w:r>
        <w:rPr>
          <w:b/>
          <w:bCs/>
          <w:color w:val="1D1C1D"/>
          <w:sz w:val="22"/>
          <w:szCs w:val="22"/>
        </w:rPr>
        <w:lastRenderedPageBreak/>
        <w:t xml:space="preserve">Method 1. </w:t>
      </w:r>
      <w:r w:rsidR="00E27BDD">
        <w:rPr>
          <w:b/>
          <w:bCs/>
          <w:color w:val="1D1C1D"/>
          <w:sz w:val="22"/>
          <w:szCs w:val="22"/>
        </w:rPr>
        <w:t>Recruitment email to people who provided a letter of collaboration for the proposal</w:t>
      </w:r>
      <w:r w:rsidR="00D63F63">
        <w:rPr>
          <w:b/>
          <w:bCs/>
          <w:color w:val="1D1C1D"/>
          <w:sz w:val="22"/>
          <w:szCs w:val="22"/>
        </w:rPr>
        <w:t xml:space="preserve"> </w:t>
      </w:r>
      <w:r w:rsidR="00D63F63">
        <w:rPr>
          <w:color w:val="1D1C1D"/>
          <w:sz w:val="22"/>
          <w:szCs w:val="22"/>
        </w:rPr>
        <w:t>(Approved)</w:t>
      </w:r>
    </w:p>
    <w:p w14:paraId="3084330F" w14:textId="0364D06A" w:rsidR="00E27BDD" w:rsidRDefault="00E27BDD" w:rsidP="00FF0FB0">
      <w:pPr>
        <w:spacing w:after="160" w:line="259" w:lineRule="auto"/>
        <w:rPr>
          <w:color w:val="1D1C1D"/>
          <w:sz w:val="22"/>
          <w:szCs w:val="22"/>
        </w:rPr>
      </w:pPr>
      <w:r>
        <w:rPr>
          <w:color w:val="1D1C1D"/>
          <w:sz w:val="22"/>
          <w:szCs w:val="22"/>
        </w:rPr>
        <w:t>Dear ____,</w:t>
      </w:r>
    </w:p>
    <w:p w14:paraId="1DC388DF" w14:textId="487A5943" w:rsidR="002227AB" w:rsidRDefault="00E27BDD" w:rsidP="002227AB">
      <w:pPr>
        <w:spacing w:after="160" w:line="259" w:lineRule="auto"/>
        <w:rPr>
          <w:color w:val="1D1C1D"/>
          <w:sz w:val="22"/>
          <w:szCs w:val="22"/>
        </w:rPr>
      </w:pPr>
      <w:r>
        <w:rPr>
          <w:color w:val="1D1C1D"/>
          <w:sz w:val="22"/>
          <w:szCs w:val="22"/>
        </w:rPr>
        <w:t>Thank you for your letter of collaboration (last winter)! We are ready for a first immersive model session!</w:t>
      </w:r>
      <w:r w:rsidR="005C72C3">
        <w:rPr>
          <w:color w:val="1D1C1D"/>
          <w:sz w:val="22"/>
          <w:szCs w:val="22"/>
        </w:rPr>
        <w:t>!</w:t>
      </w:r>
      <w:r w:rsidR="002227AB">
        <w:rPr>
          <w:color w:val="1D1C1D"/>
          <w:sz w:val="22"/>
          <w:szCs w:val="22"/>
        </w:rPr>
        <w:t xml:space="preserve"> </w:t>
      </w:r>
      <w:r w:rsidR="002227AB" w:rsidRPr="4728E575">
        <w:rPr>
          <w:color w:val="1D1C1D"/>
          <w:sz w:val="22"/>
          <w:szCs w:val="22"/>
        </w:rPr>
        <w:t xml:space="preserve">If you </w:t>
      </w:r>
      <w:r w:rsidR="002227AB">
        <w:rPr>
          <w:color w:val="1D1C1D"/>
          <w:sz w:val="22"/>
          <w:szCs w:val="22"/>
        </w:rPr>
        <w:t xml:space="preserve">still </w:t>
      </w:r>
      <w:r w:rsidR="002227AB" w:rsidRPr="4728E575">
        <w:rPr>
          <w:color w:val="1D1C1D"/>
          <w:sz w:val="22"/>
          <w:szCs w:val="22"/>
        </w:rPr>
        <w:t xml:space="preserve">wish to collaborate, please </w:t>
      </w:r>
      <w:r w:rsidR="002227AB">
        <w:rPr>
          <w:color w:val="1D1C1D"/>
          <w:sz w:val="22"/>
          <w:szCs w:val="22"/>
        </w:rPr>
        <w:t>share a few days/times you are available for a 2-hour model session.</w:t>
      </w:r>
    </w:p>
    <w:p w14:paraId="23BA81F7" w14:textId="26FECEE0" w:rsidR="00E27BDD" w:rsidRDefault="00E27BDD" w:rsidP="00E27BDD">
      <w:pPr>
        <w:spacing w:after="160" w:line="259" w:lineRule="auto"/>
        <w:rPr>
          <w:color w:val="1D1C1D"/>
          <w:sz w:val="22"/>
          <w:szCs w:val="22"/>
        </w:rPr>
      </w:pPr>
      <w:r>
        <w:rPr>
          <w:color w:val="1D1C1D"/>
          <w:sz w:val="22"/>
          <w:szCs w:val="22"/>
        </w:rPr>
        <w:t>Th</w:t>
      </w:r>
      <w:r w:rsidR="002227AB">
        <w:rPr>
          <w:color w:val="1D1C1D"/>
          <w:sz w:val="22"/>
          <w:szCs w:val="22"/>
        </w:rPr>
        <w:t>e</w:t>
      </w:r>
      <w:r>
        <w:rPr>
          <w:color w:val="1D1C1D"/>
          <w:sz w:val="22"/>
          <w:szCs w:val="22"/>
        </w:rPr>
        <w:t xml:space="preserve"> model</w:t>
      </w:r>
      <w:r w:rsidR="002227AB">
        <w:rPr>
          <w:color w:val="1D1C1D"/>
          <w:sz w:val="22"/>
          <w:szCs w:val="22"/>
        </w:rPr>
        <w:t xml:space="preserve"> we will use</w:t>
      </w:r>
      <w:r>
        <w:rPr>
          <w:color w:val="1D1C1D"/>
          <w:sz w:val="22"/>
          <w:szCs w:val="22"/>
        </w:rPr>
        <w:t xml:space="preserve"> </w:t>
      </w:r>
      <w:r w:rsidRPr="00E27BDD">
        <w:rPr>
          <w:color w:val="A02B93" w:themeColor="accent5"/>
          <w:sz w:val="22"/>
          <w:szCs w:val="22"/>
        </w:rPr>
        <w:t>[[</w:t>
      </w:r>
      <w:r>
        <w:rPr>
          <w:color w:val="A02B93" w:themeColor="accent5"/>
          <w:sz w:val="22"/>
          <w:szCs w:val="22"/>
        </w:rPr>
        <w:t>S</w:t>
      </w:r>
      <w:r w:rsidRPr="00E27BDD">
        <w:rPr>
          <w:color w:val="A02B93" w:themeColor="accent5"/>
          <w:sz w:val="22"/>
          <w:szCs w:val="22"/>
        </w:rPr>
        <w:t>hort description of model we will use for the session. For example: … is for a Lake Mead alternative that uses the principle of divide reservoir inflow.]]</w:t>
      </w:r>
      <w:r>
        <w:rPr>
          <w:color w:val="A02B93" w:themeColor="accent5"/>
          <w:sz w:val="22"/>
          <w:szCs w:val="22"/>
        </w:rPr>
        <w:t xml:space="preserve"> </w:t>
      </w:r>
      <w:r w:rsidRPr="25E6BF4F">
        <w:rPr>
          <w:color w:val="1D1C1D"/>
          <w:sz w:val="22"/>
          <w:szCs w:val="22"/>
        </w:rPr>
        <w:t xml:space="preserve"> </w:t>
      </w:r>
      <w:r w:rsidR="005C72C3">
        <w:rPr>
          <w:color w:val="1D1C1D"/>
          <w:sz w:val="22"/>
          <w:szCs w:val="22"/>
        </w:rPr>
        <w:t xml:space="preserve">During </w:t>
      </w:r>
      <w:r w:rsidR="002227AB">
        <w:rPr>
          <w:color w:val="1D1C1D"/>
          <w:sz w:val="22"/>
          <w:szCs w:val="22"/>
        </w:rPr>
        <w:t>the</w:t>
      </w:r>
      <w:r w:rsidR="005C72C3">
        <w:rPr>
          <w:color w:val="1D1C1D"/>
          <w:sz w:val="22"/>
          <w:szCs w:val="22"/>
        </w:rPr>
        <w:t xml:space="preserve"> </w:t>
      </w:r>
      <w:r>
        <w:rPr>
          <w:color w:val="1D1C1D"/>
          <w:sz w:val="22"/>
          <w:szCs w:val="22"/>
        </w:rPr>
        <w:t>model</w:t>
      </w:r>
      <w:r w:rsidR="005C72C3">
        <w:rPr>
          <w:color w:val="1D1C1D"/>
          <w:sz w:val="22"/>
          <w:szCs w:val="22"/>
        </w:rPr>
        <w:t xml:space="preserve"> session</w:t>
      </w:r>
      <w:r w:rsidRPr="25E6BF4F">
        <w:rPr>
          <w:color w:val="1D1C1D"/>
          <w:sz w:val="22"/>
          <w:szCs w:val="22"/>
        </w:rPr>
        <w:t xml:space="preserve">, you will </w:t>
      </w:r>
      <w:r w:rsidR="005C72C3">
        <w:rPr>
          <w:color w:val="1D1C1D"/>
          <w:sz w:val="22"/>
          <w:szCs w:val="22"/>
        </w:rPr>
        <w:t xml:space="preserve">immerse in a water user role. You will </w:t>
      </w:r>
      <w:r w:rsidRPr="25E6BF4F">
        <w:rPr>
          <w:color w:val="1D1C1D"/>
          <w:sz w:val="22"/>
          <w:szCs w:val="22"/>
        </w:rPr>
        <w:t xml:space="preserve">have opportunities to consume </w:t>
      </w:r>
      <w:r w:rsidR="005C72C3">
        <w:rPr>
          <w:color w:val="1D1C1D"/>
          <w:sz w:val="22"/>
          <w:szCs w:val="22"/>
        </w:rPr>
        <w:t>and</w:t>
      </w:r>
      <w:r w:rsidRPr="25E6BF4F">
        <w:rPr>
          <w:color w:val="1D1C1D"/>
          <w:sz w:val="22"/>
          <w:szCs w:val="22"/>
        </w:rPr>
        <w:t xml:space="preserve"> bank water</w:t>
      </w:r>
      <w:r w:rsidR="005C72C3">
        <w:rPr>
          <w:color w:val="1D1C1D"/>
          <w:sz w:val="22"/>
          <w:szCs w:val="22"/>
        </w:rPr>
        <w:t xml:space="preserve"> in response to the user’s available water</w:t>
      </w:r>
      <w:r w:rsidRPr="25E6BF4F">
        <w:rPr>
          <w:color w:val="1D1C1D"/>
          <w:sz w:val="22"/>
          <w:szCs w:val="22"/>
        </w:rPr>
        <w:t xml:space="preserve">, </w:t>
      </w:r>
      <w:r w:rsidR="005C72C3">
        <w:rPr>
          <w:color w:val="1D1C1D"/>
          <w:sz w:val="22"/>
          <w:szCs w:val="22"/>
        </w:rPr>
        <w:t>others choices, and the real-time discussion of c</w:t>
      </w:r>
      <w:r w:rsidRPr="25E6BF4F">
        <w:rPr>
          <w:color w:val="1D1C1D"/>
          <w:sz w:val="22"/>
          <w:szCs w:val="22"/>
        </w:rPr>
        <w:t>h</w:t>
      </w:r>
      <w:r w:rsidR="005C72C3">
        <w:rPr>
          <w:color w:val="1D1C1D"/>
          <w:sz w:val="22"/>
          <w:szCs w:val="22"/>
        </w:rPr>
        <w:t>oices</w:t>
      </w:r>
      <w:r w:rsidRPr="25E6BF4F">
        <w:rPr>
          <w:color w:val="1D1C1D"/>
          <w:sz w:val="22"/>
          <w:szCs w:val="22"/>
        </w:rPr>
        <w:t>.</w:t>
      </w:r>
    </w:p>
    <w:p w14:paraId="6C48FED1" w14:textId="0FB4E9B1" w:rsidR="00E27BDD" w:rsidRPr="005C72C3" w:rsidRDefault="00E27BDD" w:rsidP="00E27BDD">
      <w:pPr>
        <w:spacing w:after="160" w:line="259" w:lineRule="auto"/>
        <w:rPr>
          <w:sz w:val="22"/>
          <w:szCs w:val="22"/>
        </w:rPr>
      </w:pPr>
      <w:r w:rsidRPr="25E6BF4F">
        <w:rPr>
          <w:color w:val="1D1C1D"/>
          <w:sz w:val="22"/>
          <w:szCs w:val="22"/>
        </w:rPr>
        <w:t xml:space="preserve">This online poster board provides more information about the study including </w:t>
      </w:r>
      <w:r w:rsidRPr="00E27BDD">
        <w:rPr>
          <w:rStyle w:val="ql-font-serif"/>
          <w:rFonts w:eastAsiaTheme="majorEastAsia"/>
          <w:sz w:val="22"/>
          <w:szCs w:val="22"/>
        </w:rPr>
        <w:t>goals, what we request of collaborators, data to collect, how stored, risks, and possible benefit</w:t>
      </w:r>
      <w:r w:rsidRPr="25E6BF4F">
        <w:rPr>
          <w:rStyle w:val="ql-font-serif"/>
          <w:rFonts w:eastAsiaTheme="majorEastAsia"/>
          <w:color w:val="002060"/>
          <w:sz w:val="22"/>
          <w:szCs w:val="22"/>
        </w:rPr>
        <w:t xml:space="preserve"> – link </w:t>
      </w:r>
      <w:r w:rsidRPr="00E27BDD">
        <w:rPr>
          <w:rStyle w:val="ql-font-serif"/>
          <w:rFonts w:eastAsiaTheme="majorEastAsia"/>
          <w:color w:val="A02B93" w:themeColor="accent5"/>
          <w:sz w:val="22"/>
          <w:szCs w:val="22"/>
        </w:rPr>
        <w:t>[[HERE]]</w:t>
      </w:r>
      <w:r w:rsidRPr="25E6BF4F">
        <w:rPr>
          <w:rStyle w:val="ql-font-serif"/>
          <w:rFonts w:eastAsiaTheme="majorEastAsia"/>
          <w:color w:val="002060"/>
          <w:sz w:val="22"/>
          <w:szCs w:val="22"/>
        </w:rPr>
        <w:t>.</w:t>
      </w:r>
      <w:r w:rsidR="005C72C3">
        <w:rPr>
          <w:rStyle w:val="ql-font-serif"/>
          <w:rFonts w:eastAsiaTheme="majorEastAsia"/>
          <w:color w:val="002060"/>
          <w:sz w:val="22"/>
          <w:szCs w:val="22"/>
        </w:rPr>
        <w:t xml:space="preserve"> </w:t>
      </w:r>
      <w:r w:rsidR="005C72C3">
        <w:rPr>
          <w:rStyle w:val="ql-font-serif"/>
          <w:rFonts w:eastAsiaTheme="majorEastAsia"/>
          <w:sz w:val="22"/>
          <w:szCs w:val="22"/>
        </w:rPr>
        <w:t>The model repository is here:</w:t>
      </w:r>
      <w:r w:rsidR="002227AB">
        <w:rPr>
          <w:rStyle w:val="ql-font-serif"/>
          <w:rFonts w:eastAsiaTheme="majorEastAsia"/>
          <w:sz w:val="22"/>
          <w:szCs w:val="22"/>
        </w:rPr>
        <w:t xml:space="preserve"> </w:t>
      </w:r>
      <w:r w:rsidR="005C72C3" w:rsidRPr="002227AB">
        <w:rPr>
          <w:rStyle w:val="ql-font-serif"/>
          <w:rFonts w:eastAsiaTheme="majorEastAsia"/>
          <w:color w:val="7030A0"/>
          <w:sz w:val="22"/>
          <w:szCs w:val="22"/>
        </w:rPr>
        <w:t>[[URL]]</w:t>
      </w:r>
      <w:r w:rsidR="005C72C3">
        <w:rPr>
          <w:rStyle w:val="ql-font-serif"/>
          <w:rFonts w:eastAsiaTheme="majorEastAsia"/>
          <w:sz w:val="22"/>
          <w:szCs w:val="22"/>
        </w:rPr>
        <w:t xml:space="preserve"> – we will introduce everything so you do not need to review the model prior to a session </w:t>
      </w:r>
      <w:r w:rsidR="005C72C3" w:rsidRPr="005C72C3">
        <w:rPr>
          <w:rStyle w:val="ql-font-serif"/>
          <mc:AlternateContent>
            <mc:Choice Requires="w16se">
              <w:rFonts w:eastAsiaTheme="majorEastAsia"/>
            </mc:Choice>
            <mc:Fallback>
              <w:rFonts w:ascii="Segoe UI Emoji" w:eastAsia="Segoe UI Emoji" w:hAnsi="Segoe UI Emoji" w:cs="Segoe UI Emoji"/>
            </mc:Fallback>
          </mc:AlternateContent>
          <w:sz w:val="22"/>
          <w:szCs w:val="22"/>
        </w:rPr>
        <mc:AlternateContent>
          <mc:Choice Requires="w16se">
            <w16se:symEx w16se:font="Segoe UI Emoji" w16se:char="1F60A"/>
          </mc:Choice>
          <mc:Fallback>
            <w:t>😊</w:t>
          </mc:Fallback>
        </mc:AlternateContent>
      </w:r>
      <w:r w:rsidR="005C72C3">
        <w:rPr>
          <w:rStyle w:val="ql-font-serif"/>
          <w:rFonts w:eastAsiaTheme="majorEastAsia"/>
          <w:sz w:val="22"/>
          <w:szCs w:val="22"/>
        </w:rPr>
        <w:t>.</w:t>
      </w:r>
    </w:p>
    <w:p w14:paraId="401D832C" w14:textId="101EB199" w:rsidR="005C72C3" w:rsidRDefault="005C72C3" w:rsidP="00E27BDD">
      <w:pPr>
        <w:spacing w:after="160" w:line="259" w:lineRule="auto"/>
        <w:rPr>
          <w:color w:val="1D1C1D"/>
          <w:sz w:val="22"/>
          <w:szCs w:val="22"/>
        </w:rPr>
      </w:pPr>
      <w:r>
        <w:rPr>
          <w:color w:val="1D1C1D"/>
          <w:sz w:val="22"/>
          <w:szCs w:val="22"/>
        </w:rPr>
        <w:t>You are welcome to invite anyone else to a session – coworkers, friends, family. In fact an immersive model session goes better with 2 to 4 collaborators.</w:t>
      </w:r>
    </w:p>
    <w:p w14:paraId="3786FB65" w14:textId="3C9F3325" w:rsidR="002227AB" w:rsidRPr="005E2E23" w:rsidRDefault="00E27BDD" w:rsidP="00B34F9F">
      <w:pPr>
        <w:spacing w:after="160" w:line="259" w:lineRule="auto"/>
        <w:rPr>
          <w:color w:val="1D1C1D"/>
          <w:sz w:val="22"/>
          <w:szCs w:val="22"/>
        </w:rPr>
      </w:pPr>
      <w:r w:rsidRPr="4728E575">
        <w:rPr>
          <w:color w:val="1D1C1D"/>
          <w:sz w:val="22"/>
          <w:szCs w:val="22"/>
        </w:rPr>
        <w:t xml:space="preserve">If you have questions please reach out to </w:t>
      </w:r>
      <w:r w:rsidR="005C72C3">
        <w:rPr>
          <w:color w:val="1D1C1D"/>
          <w:sz w:val="22"/>
          <w:szCs w:val="22"/>
        </w:rPr>
        <w:t>me</w:t>
      </w:r>
      <w:r>
        <w:rPr>
          <w:color w:val="1D1C1D"/>
          <w:sz w:val="22"/>
          <w:szCs w:val="22"/>
        </w:rPr>
        <w:t xml:space="preserve"> </w:t>
      </w:r>
      <w:r w:rsidRPr="4728E575">
        <w:rPr>
          <w:color w:val="1D1C1D"/>
          <w:sz w:val="22"/>
          <w:szCs w:val="22"/>
        </w:rPr>
        <w:t xml:space="preserve">at </w:t>
      </w:r>
      <w:hyperlink r:id="rId5" w:history="1">
        <w:r w:rsidRPr="0096630E">
          <w:rPr>
            <w:rStyle w:val="Hyperlink"/>
            <w:sz w:val="22"/>
            <w:szCs w:val="22"/>
          </w:rPr>
          <w:t>david.rosenberg@usu.edu</w:t>
        </w:r>
      </w:hyperlink>
      <w:r>
        <w:rPr>
          <w:color w:val="1D1C1D"/>
          <w:sz w:val="22"/>
          <w:szCs w:val="22"/>
        </w:rPr>
        <w:t xml:space="preserve"> or 435.797.8689.</w:t>
      </w:r>
      <w:r w:rsidR="00D86CFD">
        <w:rPr>
          <w:color w:val="1D1C1D"/>
          <w:sz w:val="22"/>
          <w:szCs w:val="22"/>
        </w:rPr>
        <w:t xml:space="preserve"> Please reach out to the Utah State University Institutional Review Board (IRB) if you </w:t>
      </w:r>
      <w:r w:rsidR="00D86CFD" w:rsidRPr="00D86CFD">
        <w:rPr>
          <w:color w:val="1D1C1D"/>
          <w:sz w:val="22"/>
          <w:szCs w:val="22"/>
        </w:rPr>
        <w:t>have questions or concerns and want to speak to someone outside of the research team</w:t>
      </w:r>
      <w:r w:rsidR="00D86CFD">
        <w:rPr>
          <w:color w:val="1D1C1D"/>
          <w:sz w:val="22"/>
          <w:szCs w:val="22"/>
        </w:rPr>
        <w:t xml:space="preserve"> </w:t>
      </w:r>
      <w:r w:rsidR="00D86CFD" w:rsidRPr="00D86CFD">
        <w:rPr>
          <w:color w:val="1D1C1D"/>
          <w:sz w:val="22"/>
          <w:szCs w:val="22"/>
        </w:rPr>
        <w:t>(</w:t>
      </w:r>
      <w:hyperlink r:id="rId6" w:tgtFrame="_blank" w:history="1">
        <w:r w:rsidR="00D86CFD" w:rsidRPr="00D86CFD">
          <w:rPr>
            <w:rStyle w:val="Hyperlink"/>
            <w:sz w:val="22"/>
            <w:szCs w:val="22"/>
          </w:rPr>
          <w:t>irb@usu.edu</w:t>
        </w:r>
      </w:hyperlink>
      <w:r w:rsidR="00D86CFD">
        <w:rPr>
          <w:color w:val="1D1C1D"/>
          <w:sz w:val="22"/>
          <w:szCs w:val="22"/>
        </w:rPr>
        <w:t>).</w:t>
      </w:r>
      <w:r w:rsidR="00B34F9F">
        <w:rPr>
          <w:color w:val="1D1C1D"/>
          <w:sz w:val="22"/>
          <w:szCs w:val="22"/>
        </w:rPr>
        <w:t xml:space="preserve"> </w:t>
      </w:r>
      <w:r w:rsidR="002227AB">
        <w:rPr>
          <w:color w:val="1D1C1D"/>
          <w:sz w:val="22"/>
          <w:szCs w:val="22"/>
        </w:rPr>
        <w:t xml:space="preserve">This letter is sent as part of Utah State University </w:t>
      </w:r>
      <w:r w:rsidR="00D86CFD">
        <w:rPr>
          <w:color w:val="1D1C1D"/>
          <w:sz w:val="22"/>
          <w:szCs w:val="22"/>
        </w:rPr>
        <w:t>IRB</w:t>
      </w:r>
      <w:r w:rsidR="002227AB">
        <w:rPr>
          <w:color w:val="1D1C1D"/>
          <w:sz w:val="22"/>
          <w:szCs w:val="22"/>
        </w:rPr>
        <w:t xml:space="preserve"> protocol #14808.</w:t>
      </w:r>
    </w:p>
    <w:p w14:paraId="01A967EB" w14:textId="368D9309" w:rsidR="00E27BDD" w:rsidRPr="005E2E23" w:rsidRDefault="00E27BDD" w:rsidP="00E27BDD">
      <w:pPr>
        <w:spacing w:after="160" w:line="259" w:lineRule="auto"/>
        <w:rPr>
          <w:color w:val="1D1C1D"/>
          <w:sz w:val="22"/>
          <w:szCs w:val="22"/>
        </w:rPr>
      </w:pPr>
      <w:r w:rsidRPr="7D16CCD6">
        <w:rPr>
          <w:color w:val="1D1C1D"/>
          <w:sz w:val="22"/>
          <w:szCs w:val="22"/>
        </w:rPr>
        <w:t>We look forward to hear from you</w:t>
      </w:r>
      <w:r>
        <w:rPr>
          <w:color w:val="1D1C1D"/>
          <w:sz w:val="22"/>
          <w:szCs w:val="22"/>
        </w:rPr>
        <w:t>!</w:t>
      </w:r>
    </w:p>
    <w:p w14:paraId="3C9B6AEE" w14:textId="77777777" w:rsidR="00E27BDD" w:rsidRDefault="00E27BDD" w:rsidP="00E27BDD">
      <w:pPr>
        <w:rPr>
          <w:color w:val="1D1C1D"/>
          <w:sz w:val="22"/>
          <w:szCs w:val="22"/>
        </w:rPr>
      </w:pPr>
      <w:r>
        <w:rPr>
          <w:color w:val="1D1C1D"/>
          <w:sz w:val="22"/>
          <w:szCs w:val="22"/>
        </w:rPr>
        <w:t>David Rosenberg</w:t>
      </w:r>
    </w:p>
    <w:p w14:paraId="31620327" w14:textId="77777777" w:rsidR="00E27BDD" w:rsidRPr="005E2E23" w:rsidRDefault="00E27BDD" w:rsidP="00E27BDD">
      <w:pPr>
        <w:rPr>
          <w:color w:val="1D1C1D"/>
          <w:sz w:val="22"/>
          <w:szCs w:val="22"/>
        </w:rPr>
      </w:pPr>
      <w:r>
        <w:rPr>
          <w:color w:val="1D1C1D"/>
          <w:sz w:val="22"/>
          <w:szCs w:val="22"/>
        </w:rPr>
        <w:t>Professor</w:t>
      </w:r>
    </w:p>
    <w:p w14:paraId="4A61EDEB" w14:textId="181FCF14" w:rsidR="00E27BDD" w:rsidRDefault="00E27BDD" w:rsidP="00E27BDD">
      <w:pPr>
        <w:spacing w:after="160" w:line="259" w:lineRule="auto"/>
        <w:rPr>
          <w:color w:val="1D1C1D"/>
          <w:sz w:val="22"/>
          <w:szCs w:val="22"/>
        </w:rPr>
      </w:pPr>
      <w:r w:rsidRPr="7D16CCD6">
        <w:rPr>
          <w:color w:val="1D1C1D"/>
          <w:sz w:val="22"/>
          <w:szCs w:val="22"/>
        </w:rPr>
        <w:t>Utah Water Research Lab</w:t>
      </w:r>
      <w:r>
        <w:rPr>
          <w:color w:val="1D1C1D"/>
          <w:sz w:val="22"/>
          <w:szCs w:val="22"/>
        </w:rPr>
        <w:br/>
      </w:r>
      <w:r w:rsidRPr="43076784">
        <w:rPr>
          <w:color w:val="1D1C1D"/>
          <w:sz w:val="22"/>
          <w:szCs w:val="22"/>
        </w:rPr>
        <w:t>Utah State University</w:t>
      </w:r>
    </w:p>
    <w:p w14:paraId="261DBB88" w14:textId="77777777" w:rsidR="000E4897" w:rsidRDefault="000E4897">
      <w:pPr>
        <w:spacing w:after="160" w:line="259" w:lineRule="auto"/>
        <w:rPr>
          <w:b/>
          <w:bCs/>
          <w:color w:val="1D1C1D"/>
          <w:sz w:val="22"/>
          <w:szCs w:val="22"/>
        </w:rPr>
      </w:pPr>
      <w:r>
        <w:rPr>
          <w:b/>
          <w:bCs/>
          <w:color w:val="1D1C1D"/>
          <w:sz w:val="22"/>
          <w:szCs w:val="22"/>
        </w:rPr>
        <w:br w:type="page"/>
      </w:r>
    </w:p>
    <w:p w14:paraId="13E7F53F" w14:textId="4E66908A" w:rsidR="00FF0FB0" w:rsidRPr="00D63F63" w:rsidRDefault="000E4897" w:rsidP="00FF0FB0">
      <w:pPr>
        <w:spacing w:after="160" w:line="259" w:lineRule="auto"/>
        <w:rPr>
          <w:color w:val="1D1C1D"/>
          <w:sz w:val="22"/>
          <w:szCs w:val="22"/>
        </w:rPr>
      </w:pPr>
      <w:r>
        <w:rPr>
          <w:b/>
          <w:bCs/>
          <w:color w:val="1D1C1D"/>
          <w:sz w:val="22"/>
          <w:szCs w:val="22"/>
        </w:rPr>
        <w:lastRenderedPageBreak/>
        <w:t xml:space="preserve">Method 2. </w:t>
      </w:r>
      <w:r w:rsidR="00FF0FB0" w:rsidRPr="005E2E23">
        <w:rPr>
          <w:b/>
          <w:bCs/>
          <w:color w:val="1D1C1D"/>
          <w:sz w:val="22"/>
          <w:szCs w:val="22"/>
        </w:rPr>
        <w:t>Recruitment email</w:t>
      </w:r>
      <w:r w:rsidR="00E27BDD">
        <w:rPr>
          <w:b/>
          <w:bCs/>
          <w:color w:val="1D1C1D"/>
          <w:sz w:val="22"/>
          <w:szCs w:val="22"/>
        </w:rPr>
        <w:t xml:space="preserve"> to other people</w:t>
      </w:r>
      <w:r w:rsidR="00D63F63">
        <w:rPr>
          <w:b/>
          <w:bCs/>
          <w:color w:val="1D1C1D"/>
          <w:sz w:val="22"/>
          <w:szCs w:val="22"/>
        </w:rPr>
        <w:t xml:space="preserve"> </w:t>
      </w:r>
      <w:r w:rsidR="00D63F63">
        <w:rPr>
          <w:color w:val="1D1C1D"/>
          <w:sz w:val="22"/>
          <w:szCs w:val="22"/>
        </w:rPr>
        <w:t>(Approved).</w:t>
      </w:r>
    </w:p>
    <w:p w14:paraId="44B82CEE" w14:textId="77777777" w:rsidR="00FF0FB0" w:rsidRPr="005E2E23" w:rsidRDefault="00FF0FB0" w:rsidP="00FF0FB0">
      <w:pPr>
        <w:spacing w:after="160" w:line="259" w:lineRule="auto"/>
        <w:rPr>
          <w:color w:val="1D1C1D"/>
          <w:sz w:val="22"/>
          <w:szCs w:val="22"/>
        </w:rPr>
      </w:pPr>
      <w:r w:rsidRPr="005E2E23">
        <w:rPr>
          <w:color w:val="1D1C1D"/>
          <w:sz w:val="22"/>
          <w:szCs w:val="22"/>
        </w:rPr>
        <w:t>Dear ______,</w:t>
      </w:r>
    </w:p>
    <w:p w14:paraId="68A08565" w14:textId="35BAFD3D" w:rsidR="00FF0FB0" w:rsidRPr="005E2E23" w:rsidRDefault="00FF0FB0" w:rsidP="00FF0FB0">
      <w:pPr>
        <w:spacing w:after="160" w:line="259" w:lineRule="auto"/>
        <w:rPr>
          <w:color w:val="1D1C1D"/>
          <w:sz w:val="22"/>
          <w:szCs w:val="22"/>
        </w:rPr>
      </w:pPr>
      <w:r w:rsidRPr="25E6BF4F">
        <w:rPr>
          <w:color w:val="1D1C1D"/>
          <w:sz w:val="22"/>
          <w:szCs w:val="22"/>
        </w:rPr>
        <w:t xml:space="preserve">We invite you to collaborate in an immersive online collaborative model session for </w:t>
      </w:r>
      <w:r w:rsidR="00E27BDD">
        <w:rPr>
          <w:color w:val="1D1C1D"/>
          <w:sz w:val="22"/>
          <w:szCs w:val="22"/>
        </w:rPr>
        <w:t>Colorado River management</w:t>
      </w:r>
      <w:r w:rsidRPr="25E6BF4F">
        <w:rPr>
          <w:color w:val="1D1C1D"/>
          <w:sz w:val="22"/>
          <w:szCs w:val="22"/>
        </w:rPr>
        <w:t xml:space="preserve">. </w:t>
      </w:r>
      <w:r w:rsidR="009015A7">
        <w:rPr>
          <w:color w:val="1D1C1D"/>
          <w:sz w:val="22"/>
          <w:szCs w:val="22"/>
        </w:rPr>
        <w:t xml:space="preserve">We want to include your </w:t>
      </w:r>
      <w:r w:rsidRPr="009015A7">
        <w:rPr>
          <w:b/>
          <w:bCs/>
          <w:color w:val="1D1C1D"/>
          <w:sz w:val="22"/>
          <w:szCs w:val="22"/>
        </w:rPr>
        <w:t xml:space="preserve">perspectives on </w:t>
      </w:r>
      <w:r w:rsidR="009015A7" w:rsidRPr="009015A7">
        <w:rPr>
          <w:b/>
          <w:bCs/>
          <w:color w:val="1D1C1D"/>
          <w:sz w:val="22"/>
          <w:szCs w:val="22"/>
        </w:rPr>
        <w:t xml:space="preserve">stabilizing and recovering </w:t>
      </w:r>
      <w:r w:rsidR="009015A7">
        <w:rPr>
          <w:b/>
          <w:bCs/>
          <w:color w:val="1D1C1D"/>
          <w:sz w:val="22"/>
          <w:szCs w:val="22"/>
        </w:rPr>
        <w:t xml:space="preserve">Lake Mead </w:t>
      </w:r>
      <w:r w:rsidR="009015A7" w:rsidRPr="009015A7">
        <w:rPr>
          <w:b/>
          <w:bCs/>
          <w:color w:val="1D1C1D"/>
          <w:sz w:val="22"/>
          <w:szCs w:val="22"/>
        </w:rPr>
        <w:t xml:space="preserve">storage </w:t>
      </w:r>
      <w:r w:rsidR="009015A7">
        <w:rPr>
          <w:b/>
          <w:bCs/>
          <w:color w:val="1D1C1D"/>
          <w:sz w:val="22"/>
          <w:szCs w:val="22"/>
        </w:rPr>
        <w:t>for</w:t>
      </w:r>
      <w:r w:rsidR="009015A7" w:rsidRPr="009015A7">
        <w:rPr>
          <w:b/>
          <w:bCs/>
          <w:color w:val="1D1C1D"/>
          <w:sz w:val="22"/>
          <w:szCs w:val="22"/>
        </w:rPr>
        <w:t xml:space="preserve"> extreme low inflow</w:t>
      </w:r>
      <w:r w:rsidR="009015A7">
        <w:rPr>
          <w:b/>
          <w:bCs/>
          <w:color w:val="1D1C1D"/>
          <w:sz w:val="22"/>
          <w:szCs w:val="22"/>
        </w:rPr>
        <w:t>s and storage</w:t>
      </w:r>
      <w:r w:rsidRPr="009015A7">
        <w:rPr>
          <w:b/>
          <w:bCs/>
          <w:color w:val="1D1C1D"/>
          <w:sz w:val="22"/>
          <w:szCs w:val="22"/>
        </w:rPr>
        <w:t>!</w:t>
      </w:r>
      <w:r w:rsidRPr="25E6BF4F">
        <w:rPr>
          <w:color w:val="1D1C1D"/>
          <w:sz w:val="22"/>
          <w:szCs w:val="22"/>
        </w:rPr>
        <w:t xml:space="preserve"> </w:t>
      </w:r>
      <w:r w:rsidR="002227AB">
        <w:rPr>
          <w:color w:val="1D1C1D"/>
          <w:sz w:val="22"/>
          <w:szCs w:val="22"/>
        </w:rPr>
        <w:t>During a model session</w:t>
      </w:r>
      <w:r w:rsidR="002227AB" w:rsidRPr="25E6BF4F">
        <w:rPr>
          <w:color w:val="1D1C1D"/>
          <w:sz w:val="22"/>
          <w:szCs w:val="22"/>
        </w:rPr>
        <w:t xml:space="preserve">, you will </w:t>
      </w:r>
      <w:r w:rsidR="002227AB">
        <w:rPr>
          <w:color w:val="1D1C1D"/>
          <w:sz w:val="22"/>
          <w:szCs w:val="22"/>
        </w:rPr>
        <w:t xml:space="preserve">immerse in a water user role. You will </w:t>
      </w:r>
      <w:r w:rsidR="002227AB" w:rsidRPr="25E6BF4F">
        <w:rPr>
          <w:color w:val="1D1C1D"/>
          <w:sz w:val="22"/>
          <w:szCs w:val="22"/>
        </w:rPr>
        <w:t xml:space="preserve">have opportunities to consume </w:t>
      </w:r>
      <w:r w:rsidR="002227AB">
        <w:rPr>
          <w:color w:val="1D1C1D"/>
          <w:sz w:val="22"/>
          <w:szCs w:val="22"/>
        </w:rPr>
        <w:t>and</w:t>
      </w:r>
      <w:r w:rsidR="002227AB" w:rsidRPr="25E6BF4F">
        <w:rPr>
          <w:color w:val="1D1C1D"/>
          <w:sz w:val="22"/>
          <w:szCs w:val="22"/>
        </w:rPr>
        <w:t xml:space="preserve"> </w:t>
      </w:r>
      <w:r w:rsidR="009015A7">
        <w:rPr>
          <w:color w:val="1D1C1D"/>
          <w:sz w:val="22"/>
          <w:szCs w:val="22"/>
        </w:rPr>
        <w:t>conserve</w:t>
      </w:r>
      <w:r w:rsidR="002227AB" w:rsidRPr="25E6BF4F">
        <w:rPr>
          <w:color w:val="1D1C1D"/>
          <w:sz w:val="22"/>
          <w:szCs w:val="22"/>
        </w:rPr>
        <w:t xml:space="preserve"> water</w:t>
      </w:r>
      <w:r w:rsidR="002227AB">
        <w:rPr>
          <w:color w:val="1D1C1D"/>
          <w:sz w:val="22"/>
          <w:szCs w:val="22"/>
        </w:rPr>
        <w:t xml:space="preserve"> in response to the user’s available water</w:t>
      </w:r>
      <w:r w:rsidR="002227AB" w:rsidRPr="25E6BF4F">
        <w:rPr>
          <w:color w:val="1D1C1D"/>
          <w:sz w:val="22"/>
          <w:szCs w:val="22"/>
        </w:rPr>
        <w:t xml:space="preserve">, </w:t>
      </w:r>
      <w:r w:rsidR="002227AB">
        <w:rPr>
          <w:color w:val="1D1C1D"/>
          <w:sz w:val="22"/>
          <w:szCs w:val="22"/>
        </w:rPr>
        <w:t>others choices, and the real-time discussion of c</w:t>
      </w:r>
      <w:r w:rsidR="002227AB" w:rsidRPr="25E6BF4F">
        <w:rPr>
          <w:color w:val="1D1C1D"/>
          <w:sz w:val="22"/>
          <w:szCs w:val="22"/>
        </w:rPr>
        <w:t>h</w:t>
      </w:r>
      <w:r w:rsidR="002227AB">
        <w:rPr>
          <w:color w:val="1D1C1D"/>
          <w:sz w:val="22"/>
          <w:szCs w:val="22"/>
        </w:rPr>
        <w:t>oices</w:t>
      </w:r>
      <w:r w:rsidR="002227AB" w:rsidRPr="25E6BF4F">
        <w:rPr>
          <w:color w:val="1D1C1D"/>
          <w:sz w:val="22"/>
          <w:szCs w:val="22"/>
        </w:rPr>
        <w:t>.</w:t>
      </w:r>
      <w:r w:rsidR="002227AB">
        <w:rPr>
          <w:color w:val="1D1C1D"/>
          <w:sz w:val="22"/>
          <w:szCs w:val="22"/>
        </w:rPr>
        <w:t xml:space="preserve"> </w:t>
      </w:r>
      <w:r w:rsidRPr="25E6BF4F">
        <w:rPr>
          <w:color w:val="1D1C1D"/>
          <w:sz w:val="22"/>
          <w:szCs w:val="22"/>
        </w:rPr>
        <w:t>Th</w:t>
      </w:r>
      <w:r w:rsidR="009015A7">
        <w:rPr>
          <w:color w:val="1D1C1D"/>
          <w:sz w:val="22"/>
          <w:szCs w:val="22"/>
        </w:rPr>
        <w:t>e attached</w:t>
      </w:r>
      <w:r w:rsidRPr="25E6BF4F">
        <w:rPr>
          <w:color w:val="1D1C1D"/>
          <w:sz w:val="22"/>
          <w:szCs w:val="22"/>
        </w:rPr>
        <w:t xml:space="preserve"> </w:t>
      </w:r>
      <w:r w:rsidR="009015A7">
        <w:rPr>
          <w:color w:val="1D1C1D"/>
          <w:sz w:val="22"/>
          <w:szCs w:val="22"/>
        </w:rPr>
        <w:t>½-page</w:t>
      </w:r>
      <w:r w:rsidRPr="25E6BF4F">
        <w:rPr>
          <w:color w:val="1D1C1D"/>
          <w:sz w:val="22"/>
          <w:szCs w:val="22"/>
        </w:rPr>
        <w:t xml:space="preserve"> poster board provides more information about the study including </w:t>
      </w:r>
      <w:r w:rsidRPr="002227AB">
        <w:rPr>
          <w:rStyle w:val="ql-font-serif"/>
          <w:rFonts w:eastAsiaTheme="majorEastAsia"/>
          <w:sz w:val="22"/>
          <w:szCs w:val="22"/>
        </w:rPr>
        <w:t>goals, what we request of collaborators, data to collect, how stored, risks, and possible benefit – link</w:t>
      </w:r>
      <w:r w:rsidRPr="25E6BF4F">
        <w:rPr>
          <w:rStyle w:val="ql-font-serif"/>
          <w:rFonts w:eastAsiaTheme="majorEastAsia"/>
          <w:color w:val="002060"/>
          <w:sz w:val="22"/>
          <w:szCs w:val="22"/>
        </w:rPr>
        <w:t xml:space="preserve"> </w:t>
      </w:r>
      <w:r w:rsidRPr="002227AB">
        <w:rPr>
          <w:rStyle w:val="ql-font-serif"/>
          <w:rFonts w:eastAsiaTheme="majorEastAsia"/>
          <w:color w:val="7030A0"/>
          <w:sz w:val="22"/>
          <w:szCs w:val="22"/>
        </w:rPr>
        <w:t>[[HERE]]</w:t>
      </w:r>
      <w:r w:rsidRPr="25E6BF4F">
        <w:rPr>
          <w:rStyle w:val="ql-font-serif"/>
          <w:rFonts w:eastAsiaTheme="majorEastAsia"/>
          <w:color w:val="002060"/>
          <w:sz w:val="22"/>
          <w:szCs w:val="22"/>
        </w:rPr>
        <w:t>.</w:t>
      </w:r>
    </w:p>
    <w:p w14:paraId="712A52D9" w14:textId="77777777" w:rsidR="00FF0FB0" w:rsidRPr="005E2E23" w:rsidRDefault="00FF0FB0" w:rsidP="00FF0FB0">
      <w:pPr>
        <w:spacing w:after="160" w:line="259" w:lineRule="auto"/>
        <w:rPr>
          <w:color w:val="1D1C1D"/>
          <w:sz w:val="22"/>
          <w:szCs w:val="22"/>
        </w:rPr>
      </w:pPr>
      <w:r w:rsidRPr="7D16CCD6">
        <w:rPr>
          <w:color w:val="1D1C1D"/>
          <w:sz w:val="22"/>
          <w:szCs w:val="22"/>
        </w:rPr>
        <w:t>We are planning 2-hour model sessions on the following dates:</w:t>
      </w:r>
    </w:p>
    <w:p w14:paraId="7FB942E4" w14:textId="77777777" w:rsidR="00FF0FB0" w:rsidRPr="005E2E23" w:rsidRDefault="00FF0FB0" w:rsidP="00FF0FB0">
      <w:pPr>
        <w:pStyle w:val="ListParagraph"/>
        <w:numPr>
          <w:ilvl w:val="0"/>
          <w:numId w:val="1"/>
        </w:numPr>
        <w:spacing w:after="160" w:line="259" w:lineRule="auto"/>
        <w:rPr>
          <w:color w:val="1D1C1D"/>
          <w:sz w:val="22"/>
          <w:szCs w:val="22"/>
        </w:rPr>
      </w:pPr>
      <w:r w:rsidRPr="005E2E23">
        <w:rPr>
          <w:color w:val="1D1C1D"/>
          <w:sz w:val="22"/>
          <w:szCs w:val="22"/>
        </w:rPr>
        <w:t>LIST OF SESSIONS</w:t>
      </w:r>
    </w:p>
    <w:p w14:paraId="014832F9" w14:textId="7ADDA9EA" w:rsidR="00FF0FB0" w:rsidRPr="005E2E23" w:rsidRDefault="00FF0FB0" w:rsidP="00FF0FB0">
      <w:pPr>
        <w:spacing w:after="160" w:line="259" w:lineRule="auto"/>
        <w:rPr>
          <w:color w:val="1D1C1D"/>
          <w:sz w:val="22"/>
          <w:szCs w:val="22"/>
        </w:rPr>
      </w:pPr>
      <w:r w:rsidRPr="4728E575">
        <w:rPr>
          <w:color w:val="1D1C1D"/>
          <w:sz w:val="22"/>
          <w:szCs w:val="22"/>
        </w:rPr>
        <w:t>If you wish to collaborate, please indicate your availability for any of these dates by response to this email.</w:t>
      </w:r>
    </w:p>
    <w:p w14:paraId="2833E9C2" w14:textId="1EAB8422" w:rsidR="003458EF" w:rsidRPr="005E2E23" w:rsidRDefault="00FF0FB0" w:rsidP="00B6445C">
      <w:pPr>
        <w:spacing w:after="160" w:line="259" w:lineRule="auto"/>
        <w:rPr>
          <w:color w:val="1D1C1D"/>
          <w:sz w:val="22"/>
          <w:szCs w:val="22"/>
        </w:rPr>
      </w:pPr>
      <w:r w:rsidRPr="4728E575">
        <w:rPr>
          <w:color w:val="1D1C1D"/>
          <w:sz w:val="22"/>
          <w:szCs w:val="22"/>
        </w:rPr>
        <w:t xml:space="preserve">We hope you are available for at least one model session. If you have questions please reach out to </w:t>
      </w:r>
      <w:r w:rsidR="003458EF">
        <w:rPr>
          <w:color w:val="1D1C1D"/>
          <w:sz w:val="22"/>
          <w:szCs w:val="22"/>
        </w:rPr>
        <w:t xml:space="preserve">Principal Investigator Dr. David Rosenberg </w:t>
      </w:r>
      <w:r w:rsidRPr="4728E575">
        <w:rPr>
          <w:color w:val="1D1C1D"/>
          <w:sz w:val="22"/>
          <w:szCs w:val="22"/>
        </w:rPr>
        <w:t xml:space="preserve">at </w:t>
      </w:r>
      <w:hyperlink r:id="rId7" w:history="1">
        <w:r w:rsidR="003458EF" w:rsidRPr="0096630E">
          <w:rPr>
            <w:rStyle w:val="Hyperlink"/>
            <w:sz w:val="22"/>
            <w:szCs w:val="22"/>
          </w:rPr>
          <w:t>david.rosenberg@usu.edu</w:t>
        </w:r>
      </w:hyperlink>
      <w:r w:rsidR="003458EF">
        <w:rPr>
          <w:color w:val="1D1C1D"/>
          <w:sz w:val="22"/>
          <w:szCs w:val="22"/>
        </w:rPr>
        <w:t>.</w:t>
      </w:r>
      <w:r w:rsidR="00D86CFD">
        <w:rPr>
          <w:color w:val="1D1C1D"/>
          <w:sz w:val="22"/>
          <w:szCs w:val="22"/>
        </w:rPr>
        <w:t xml:space="preserve"> Please reach out to the Utah State University Institutional Review Board (IRB) if you </w:t>
      </w:r>
      <w:r w:rsidR="00D86CFD" w:rsidRPr="00D86CFD">
        <w:rPr>
          <w:color w:val="1D1C1D"/>
          <w:sz w:val="22"/>
          <w:szCs w:val="22"/>
        </w:rPr>
        <w:t>have questions or concerns and want to speak to someone outside of the research team</w:t>
      </w:r>
      <w:r w:rsidR="00D86CFD">
        <w:rPr>
          <w:color w:val="1D1C1D"/>
          <w:sz w:val="22"/>
          <w:szCs w:val="22"/>
        </w:rPr>
        <w:t xml:space="preserve"> </w:t>
      </w:r>
      <w:r w:rsidR="00D86CFD" w:rsidRPr="00D86CFD">
        <w:rPr>
          <w:color w:val="1D1C1D"/>
          <w:sz w:val="22"/>
          <w:szCs w:val="22"/>
        </w:rPr>
        <w:t>(</w:t>
      </w:r>
      <w:hyperlink r:id="rId8" w:tgtFrame="_blank" w:history="1">
        <w:r w:rsidR="00D86CFD" w:rsidRPr="00D86CFD">
          <w:rPr>
            <w:rStyle w:val="Hyperlink"/>
            <w:sz w:val="22"/>
            <w:szCs w:val="22"/>
          </w:rPr>
          <w:t>irb@usu.edu</w:t>
        </w:r>
      </w:hyperlink>
      <w:r w:rsidR="00D86CFD">
        <w:rPr>
          <w:color w:val="1D1C1D"/>
          <w:sz w:val="22"/>
          <w:szCs w:val="22"/>
        </w:rPr>
        <w:t>).</w:t>
      </w:r>
      <w:r w:rsidR="00B6445C">
        <w:rPr>
          <w:color w:val="1D1C1D"/>
          <w:sz w:val="22"/>
          <w:szCs w:val="22"/>
        </w:rPr>
        <w:t xml:space="preserve"> </w:t>
      </w:r>
      <w:r w:rsidR="003458EF">
        <w:rPr>
          <w:color w:val="1D1C1D"/>
          <w:sz w:val="22"/>
          <w:szCs w:val="22"/>
        </w:rPr>
        <w:t xml:space="preserve">This letter is sent as part of Utah State University </w:t>
      </w:r>
      <w:r w:rsidR="00D86CFD">
        <w:rPr>
          <w:color w:val="1D1C1D"/>
          <w:sz w:val="22"/>
          <w:szCs w:val="22"/>
        </w:rPr>
        <w:t>IRB</w:t>
      </w:r>
      <w:r w:rsidR="003458EF">
        <w:rPr>
          <w:color w:val="1D1C1D"/>
          <w:sz w:val="22"/>
          <w:szCs w:val="22"/>
        </w:rPr>
        <w:t xml:space="preserve"> protocol #14</w:t>
      </w:r>
      <w:r w:rsidR="00E27BDD">
        <w:rPr>
          <w:color w:val="1D1C1D"/>
          <w:sz w:val="22"/>
          <w:szCs w:val="22"/>
        </w:rPr>
        <w:t>808</w:t>
      </w:r>
      <w:r w:rsidR="003458EF">
        <w:rPr>
          <w:color w:val="1D1C1D"/>
          <w:sz w:val="22"/>
          <w:szCs w:val="22"/>
        </w:rPr>
        <w:t>.</w:t>
      </w:r>
    </w:p>
    <w:p w14:paraId="02F457B2" w14:textId="77777777" w:rsidR="00FF0FB0" w:rsidRPr="005E2E23" w:rsidRDefault="00FF0FB0" w:rsidP="00FF0FB0">
      <w:pPr>
        <w:spacing w:after="160" w:line="259" w:lineRule="auto"/>
        <w:rPr>
          <w:color w:val="1D1C1D"/>
          <w:sz w:val="22"/>
          <w:szCs w:val="22"/>
        </w:rPr>
      </w:pPr>
      <w:r w:rsidRPr="7D16CCD6">
        <w:rPr>
          <w:color w:val="1D1C1D"/>
          <w:sz w:val="22"/>
          <w:szCs w:val="22"/>
        </w:rPr>
        <w:t>We look forward to hear from you.</w:t>
      </w:r>
    </w:p>
    <w:p w14:paraId="72D4EFD3" w14:textId="77777777" w:rsidR="00FF0FB0" w:rsidRPr="005E2E23" w:rsidRDefault="00FF0FB0" w:rsidP="00FF0FB0">
      <w:pPr>
        <w:spacing w:after="160" w:line="259" w:lineRule="auto"/>
        <w:rPr>
          <w:color w:val="1D1C1D"/>
          <w:sz w:val="22"/>
          <w:szCs w:val="22"/>
        </w:rPr>
      </w:pPr>
    </w:p>
    <w:p w14:paraId="6E015947" w14:textId="77777777" w:rsidR="00FF0FB0" w:rsidRDefault="00FF0FB0" w:rsidP="00FF0FB0">
      <w:pPr>
        <w:rPr>
          <w:color w:val="1D1C1D"/>
          <w:sz w:val="22"/>
          <w:szCs w:val="22"/>
        </w:rPr>
      </w:pPr>
      <w:r w:rsidRPr="7D16CCD6">
        <w:rPr>
          <w:color w:val="1D1C1D"/>
          <w:sz w:val="22"/>
          <w:szCs w:val="22"/>
        </w:rPr>
        <w:t>Regards,</w:t>
      </w:r>
    </w:p>
    <w:p w14:paraId="5ED1E146" w14:textId="77777777" w:rsidR="00FF0FB0" w:rsidRPr="005E2E23" w:rsidRDefault="00FF0FB0" w:rsidP="00FF0FB0">
      <w:pPr>
        <w:rPr>
          <w:color w:val="1D1C1D"/>
          <w:sz w:val="22"/>
          <w:szCs w:val="22"/>
        </w:rPr>
      </w:pPr>
    </w:p>
    <w:p w14:paraId="65204773" w14:textId="2FD6603F" w:rsidR="00FC7DBD" w:rsidRDefault="00FC7DBD" w:rsidP="00FF0FB0">
      <w:pPr>
        <w:rPr>
          <w:color w:val="1D1C1D"/>
          <w:sz w:val="22"/>
          <w:szCs w:val="22"/>
        </w:rPr>
      </w:pPr>
      <w:r>
        <w:rPr>
          <w:color w:val="1D1C1D"/>
          <w:sz w:val="22"/>
          <w:szCs w:val="22"/>
        </w:rPr>
        <w:t>David Rosenberg</w:t>
      </w:r>
    </w:p>
    <w:p w14:paraId="362CAAB5" w14:textId="3E7F5188" w:rsidR="00FC7DBD" w:rsidRPr="005E2E23" w:rsidRDefault="00FC7DBD" w:rsidP="00FF0FB0">
      <w:pPr>
        <w:rPr>
          <w:color w:val="1D1C1D"/>
          <w:sz w:val="22"/>
          <w:szCs w:val="22"/>
        </w:rPr>
      </w:pPr>
      <w:r>
        <w:rPr>
          <w:color w:val="1D1C1D"/>
          <w:sz w:val="22"/>
          <w:szCs w:val="22"/>
        </w:rPr>
        <w:t>Professor</w:t>
      </w:r>
    </w:p>
    <w:p w14:paraId="5DA11C0E" w14:textId="77777777" w:rsidR="00D63F63" w:rsidRDefault="00FF0FB0" w:rsidP="00D63F63">
      <w:pPr>
        <w:spacing w:before="240"/>
        <w:rPr>
          <w:color w:val="1D1C1D"/>
          <w:sz w:val="22"/>
          <w:szCs w:val="22"/>
        </w:rPr>
      </w:pPr>
      <w:r w:rsidRPr="7D16CCD6">
        <w:rPr>
          <w:color w:val="1D1C1D"/>
          <w:sz w:val="22"/>
          <w:szCs w:val="22"/>
        </w:rPr>
        <w:t>Utah Water Research Lab</w:t>
      </w:r>
      <w:r>
        <w:rPr>
          <w:color w:val="1D1C1D"/>
          <w:sz w:val="22"/>
          <w:szCs w:val="22"/>
        </w:rPr>
        <w:br/>
      </w:r>
      <w:r w:rsidRPr="43076784">
        <w:rPr>
          <w:color w:val="1D1C1D"/>
          <w:sz w:val="22"/>
          <w:szCs w:val="22"/>
        </w:rPr>
        <w:t>Utah State University</w:t>
      </w:r>
    </w:p>
    <w:p w14:paraId="03923ACC" w14:textId="77777777" w:rsidR="00D63F63" w:rsidRDefault="00D63F63">
      <w:pPr>
        <w:spacing w:after="160" w:line="259" w:lineRule="auto"/>
        <w:rPr>
          <w:color w:val="1D1C1D"/>
          <w:sz w:val="22"/>
          <w:szCs w:val="22"/>
        </w:rPr>
      </w:pPr>
      <w:r>
        <w:rPr>
          <w:color w:val="1D1C1D"/>
          <w:sz w:val="22"/>
          <w:szCs w:val="22"/>
        </w:rPr>
        <w:br w:type="page"/>
      </w:r>
    </w:p>
    <w:p w14:paraId="75B23952" w14:textId="77777777" w:rsidR="003A4407" w:rsidRDefault="003A4407" w:rsidP="003A4407">
      <w:pPr>
        <w:spacing w:after="160" w:line="259" w:lineRule="auto"/>
        <w:rPr>
          <w:b/>
          <w:bCs/>
          <w:color w:val="1D1C1D"/>
          <w:sz w:val="22"/>
          <w:szCs w:val="22"/>
        </w:rPr>
      </w:pPr>
      <w:r>
        <w:rPr>
          <w:b/>
          <w:bCs/>
          <w:color w:val="1D1C1D"/>
          <w:sz w:val="22"/>
          <w:szCs w:val="22"/>
        </w:rPr>
        <w:lastRenderedPageBreak/>
        <w:t>Method 3. Response email to people who reach out to participate in a model session</w:t>
      </w:r>
    </w:p>
    <w:p w14:paraId="514E0596" w14:textId="77777777" w:rsidR="003A4407" w:rsidRDefault="003A4407" w:rsidP="003A4407">
      <w:pPr>
        <w:spacing w:after="160" w:line="259" w:lineRule="auto"/>
        <w:rPr>
          <w:color w:val="1D1C1D"/>
          <w:sz w:val="22"/>
          <w:szCs w:val="22"/>
        </w:rPr>
      </w:pPr>
      <w:r>
        <w:rPr>
          <w:color w:val="1D1C1D"/>
          <w:sz w:val="22"/>
          <w:szCs w:val="22"/>
        </w:rPr>
        <w:t>Dear ____,</w:t>
      </w:r>
    </w:p>
    <w:p w14:paraId="39391CA4" w14:textId="77777777" w:rsidR="003A4407" w:rsidRDefault="003A4407" w:rsidP="003A4407">
      <w:pPr>
        <w:spacing w:after="160" w:line="259" w:lineRule="auto"/>
        <w:rPr>
          <w:color w:val="1D1C1D"/>
          <w:sz w:val="22"/>
          <w:szCs w:val="22"/>
        </w:rPr>
      </w:pPr>
      <w:r>
        <w:rPr>
          <w:color w:val="1D1C1D"/>
          <w:sz w:val="22"/>
          <w:szCs w:val="22"/>
        </w:rPr>
        <w:t>Thank you for your interest to participate in an immersive model session! P</w:t>
      </w:r>
      <w:r w:rsidRPr="4728E575">
        <w:rPr>
          <w:color w:val="1D1C1D"/>
          <w:sz w:val="22"/>
          <w:szCs w:val="22"/>
        </w:rPr>
        <w:t xml:space="preserve">lease </w:t>
      </w:r>
      <w:r>
        <w:rPr>
          <w:color w:val="1D1C1D"/>
          <w:sz w:val="22"/>
          <w:szCs w:val="22"/>
        </w:rPr>
        <w:t>share a few days/times you are available for a 2-hour model session.</w:t>
      </w:r>
    </w:p>
    <w:p w14:paraId="5F0C8E8D" w14:textId="77777777" w:rsidR="003A4407" w:rsidRDefault="003A4407" w:rsidP="003A4407">
      <w:pPr>
        <w:spacing w:after="160" w:line="259" w:lineRule="auto"/>
        <w:rPr>
          <w:color w:val="1D1C1D"/>
          <w:sz w:val="22"/>
          <w:szCs w:val="22"/>
        </w:rPr>
      </w:pPr>
      <w:r>
        <w:rPr>
          <w:color w:val="1D1C1D"/>
          <w:sz w:val="22"/>
          <w:szCs w:val="22"/>
        </w:rPr>
        <w:t xml:space="preserve">The model we will use </w:t>
      </w:r>
      <w:r w:rsidRPr="00E27BDD">
        <w:rPr>
          <w:color w:val="A02B93" w:themeColor="accent5"/>
          <w:sz w:val="22"/>
          <w:szCs w:val="22"/>
        </w:rPr>
        <w:t>[[</w:t>
      </w:r>
      <w:r>
        <w:rPr>
          <w:color w:val="A02B93" w:themeColor="accent5"/>
          <w:sz w:val="22"/>
          <w:szCs w:val="22"/>
        </w:rPr>
        <w:t>S</w:t>
      </w:r>
      <w:r w:rsidRPr="00E27BDD">
        <w:rPr>
          <w:color w:val="A02B93" w:themeColor="accent5"/>
          <w:sz w:val="22"/>
          <w:szCs w:val="22"/>
        </w:rPr>
        <w:t>hort description of model we will use for the session. For example: … is for a Lake Mead alternative that uses the principle of divide reservoir inflow.]]</w:t>
      </w:r>
      <w:r>
        <w:rPr>
          <w:color w:val="A02B93" w:themeColor="accent5"/>
          <w:sz w:val="22"/>
          <w:szCs w:val="22"/>
        </w:rPr>
        <w:t xml:space="preserve"> </w:t>
      </w:r>
    </w:p>
    <w:p w14:paraId="7FC5A24B" w14:textId="77777777" w:rsidR="003A4407" w:rsidRPr="005C72C3" w:rsidRDefault="003A4407" w:rsidP="003A4407">
      <w:pPr>
        <w:spacing w:after="160" w:line="259" w:lineRule="auto"/>
        <w:rPr>
          <w:sz w:val="22"/>
          <w:szCs w:val="22"/>
        </w:rPr>
      </w:pPr>
      <w:r w:rsidRPr="25E6BF4F">
        <w:rPr>
          <w:color w:val="1D1C1D"/>
          <w:sz w:val="22"/>
          <w:szCs w:val="22"/>
        </w:rPr>
        <w:t xml:space="preserve">This online poster board provides more information about the study including </w:t>
      </w:r>
      <w:r w:rsidRPr="00E27BDD">
        <w:rPr>
          <w:rStyle w:val="ql-font-serif"/>
          <w:rFonts w:eastAsiaTheme="majorEastAsia"/>
          <w:sz w:val="22"/>
          <w:szCs w:val="22"/>
        </w:rPr>
        <w:t>goals, what we request of collaborators, data to collect, how stored, risks, and possible benefit</w:t>
      </w:r>
      <w:r w:rsidRPr="25E6BF4F">
        <w:rPr>
          <w:rStyle w:val="ql-font-serif"/>
          <w:rFonts w:eastAsiaTheme="majorEastAsia"/>
          <w:color w:val="002060"/>
          <w:sz w:val="22"/>
          <w:szCs w:val="22"/>
        </w:rPr>
        <w:t xml:space="preserve"> – link </w:t>
      </w:r>
      <w:r w:rsidRPr="00E27BDD">
        <w:rPr>
          <w:rStyle w:val="ql-font-serif"/>
          <w:rFonts w:eastAsiaTheme="majorEastAsia"/>
          <w:color w:val="A02B93" w:themeColor="accent5"/>
          <w:sz w:val="22"/>
          <w:szCs w:val="22"/>
        </w:rPr>
        <w:t>[[HERE]]</w:t>
      </w:r>
      <w:r w:rsidRPr="25E6BF4F">
        <w:rPr>
          <w:rStyle w:val="ql-font-serif"/>
          <w:rFonts w:eastAsiaTheme="majorEastAsia"/>
          <w:color w:val="002060"/>
          <w:sz w:val="22"/>
          <w:szCs w:val="22"/>
        </w:rPr>
        <w:t>.</w:t>
      </w:r>
    </w:p>
    <w:p w14:paraId="5BF006BD" w14:textId="77777777" w:rsidR="003A4407" w:rsidRDefault="003A4407" w:rsidP="003A4407">
      <w:pPr>
        <w:spacing w:after="160" w:line="259" w:lineRule="auto"/>
        <w:rPr>
          <w:color w:val="1D1C1D"/>
          <w:sz w:val="22"/>
          <w:szCs w:val="22"/>
        </w:rPr>
      </w:pPr>
      <w:r>
        <w:rPr>
          <w:color w:val="1D1C1D"/>
          <w:sz w:val="22"/>
          <w:szCs w:val="22"/>
        </w:rPr>
        <w:t xml:space="preserve">You are welcome to invite anyone else to a session – coworkers, friends, family. In fact an immersive model session goes better with 2 to 4 collaborators </w:t>
      </w:r>
      <w:r w:rsidRPr="002227AB">
        <w:rPr>
          <mc:AlternateContent>
            <mc:Choice Requires="w16se"/>
            <mc:Fallback>
              <w:rFonts w:ascii="Segoe UI Emoji" w:eastAsia="Segoe UI Emoji" w:hAnsi="Segoe UI Emoji" w:cs="Segoe UI Emoji"/>
            </mc:Fallback>
          </mc:AlternateContent>
          <w:color w:val="1D1C1D"/>
          <w:sz w:val="22"/>
          <w:szCs w:val="22"/>
        </w:rPr>
        <mc:AlternateContent>
          <mc:Choice Requires="w16se">
            <w16se:symEx w16se:font="Segoe UI Emoji" w16se:char="1F60A"/>
          </mc:Choice>
          <mc:Fallback>
            <w:t>😊</w:t>
          </mc:Fallback>
        </mc:AlternateContent>
      </w:r>
      <w:r>
        <w:rPr>
          <w:color w:val="1D1C1D"/>
          <w:sz w:val="22"/>
          <w:szCs w:val="22"/>
        </w:rPr>
        <w:t>.</w:t>
      </w:r>
    </w:p>
    <w:p w14:paraId="223F654A" w14:textId="77777777" w:rsidR="003A4407" w:rsidRPr="005E2E23" w:rsidRDefault="003A4407" w:rsidP="003A4407">
      <w:pPr>
        <w:spacing w:after="160" w:line="259" w:lineRule="auto"/>
        <w:rPr>
          <w:color w:val="1D1C1D"/>
          <w:sz w:val="22"/>
          <w:szCs w:val="22"/>
        </w:rPr>
      </w:pPr>
      <w:r w:rsidRPr="4728E575">
        <w:rPr>
          <w:color w:val="1D1C1D"/>
          <w:sz w:val="22"/>
          <w:szCs w:val="22"/>
        </w:rPr>
        <w:t xml:space="preserve">If you have questions please reach out to </w:t>
      </w:r>
      <w:r>
        <w:rPr>
          <w:color w:val="1D1C1D"/>
          <w:sz w:val="22"/>
          <w:szCs w:val="22"/>
        </w:rPr>
        <w:t xml:space="preserve">me </w:t>
      </w:r>
      <w:r w:rsidRPr="4728E575">
        <w:rPr>
          <w:color w:val="1D1C1D"/>
          <w:sz w:val="22"/>
          <w:szCs w:val="22"/>
        </w:rPr>
        <w:t xml:space="preserve">at </w:t>
      </w:r>
      <w:hyperlink r:id="rId9" w:history="1">
        <w:r w:rsidRPr="0096630E">
          <w:rPr>
            <w:rStyle w:val="Hyperlink"/>
            <w:sz w:val="22"/>
            <w:szCs w:val="22"/>
          </w:rPr>
          <w:t>david.rosenberg@usu.edu</w:t>
        </w:r>
      </w:hyperlink>
      <w:r>
        <w:rPr>
          <w:color w:val="1D1C1D"/>
          <w:sz w:val="22"/>
          <w:szCs w:val="22"/>
        </w:rPr>
        <w:t xml:space="preserve"> or 435.797.8689. Please reach out to the Utah State University Institutional Review Board (IRB) if you </w:t>
      </w:r>
      <w:r w:rsidRPr="00D86CFD">
        <w:rPr>
          <w:color w:val="1D1C1D"/>
          <w:sz w:val="22"/>
          <w:szCs w:val="22"/>
        </w:rPr>
        <w:t>have questions or concerns and want to speak to someone outside of the research team</w:t>
      </w:r>
      <w:r>
        <w:rPr>
          <w:color w:val="1D1C1D"/>
          <w:sz w:val="22"/>
          <w:szCs w:val="22"/>
        </w:rPr>
        <w:t xml:space="preserve"> </w:t>
      </w:r>
      <w:r w:rsidRPr="00D86CFD">
        <w:rPr>
          <w:color w:val="1D1C1D"/>
          <w:sz w:val="22"/>
          <w:szCs w:val="22"/>
        </w:rPr>
        <w:t>(</w:t>
      </w:r>
      <w:hyperlink r:id="rId10" w:tgtFrame="_blank" w:history="1">
        <w:r w:rsidRPr="00D86CFD">
          <w:rPr>
            <w:rStyle w:val="Hyperlink"/>
            <w:sz w:val="22"/>
            <w:szCs w:val="22"/>
          </w:rPr>
          <w:t>irb@usu.edu</w:t>
        </w:r>
      </w:hyperlink>
      <w:r>
        <w:rPr>
          <w:color w:val="1D1C1D"/>
          <w:sz w:val="22"/>
          <w:szCs w:val="22"/>
        </w:rPr>
        <w:t>). This letter is sent as part of Utah State University IRB protocol #14808.</w:t>
      </w:r>
    </w:p>
    <w:p w14:paraId="751D9F8C" w14:textId="77777777" w:rsidR="003A4407" w:rsidRPr="005E2E23" w:rsidRDefault="003A4407" w:rsidP="003A4407">
      <w:pPr>
        <w:spacing w:after="160" w:line="259" w:lineRule="auto"/>
        <w:rPr>
          <w:color w:val="1D1C1D"/>
          <w:sz w:val="22"/>
          <w:szCs w:val="22"/>
        </w:rPr>
      </w:pPr>
      <w:r w:rsidRPr="7D16CCD6">
        <w:rPr>
          <w:color w:val="1D1C1D"/>
          <w:sz w:val="22"/>
          <w:szCs w:val="22"/>
        </w:rPr>
        <w:t>We look forward to hear from you</w:t>
      </w:r>
      <w:r>
        <w:rPr>
          <w:color w:val="1D1C1D"/>
          <w:sz w:val="22"/>
          <w:szCs w:val="22"/>
        </w:rPr>
        <w:t>!</w:t>
      </w:r>
    </w:p>
    <w:p w14:paraId="0C7EABA2" w14:textId="77777777" w:rsidR="003A4407" w:rsidRDefault="003A4407" w:rsidP="003A4407">
      <w:pPr>
        <w:rPr>
          <w:color w:val="1D1C1D"/>
          <w:sz w:val="22"/>
          <w:szCs w:val="22"/>
        </w:rPr>
      </w:pPr>
      <w:r>
        <w:rPr>
          <w:color w:val="1D1C1D"/>
          <w:sz w:val="22"/>
          <w:szCs w:val="22"/>
        </w:rPr>
        <w:t>David Rosenberg</w:t>
      </w:r>
    </w:p>
    <w:p w14:paraId="728B1D5F" w14:textId="77777777" w:rsidR="003A4407" w:rsidRPr="005E2E23" w:rsidRDefault="003A4407" w:rsidP="003A4407">
      <w:pPr>
        <w:rPr>
          <w:color w:val="1D1C1D"/>
          <w:sz w:val="22"/>
          <w:szCs w:val="22"/>
        </w:rPr>
      </w:pPr>
      <w:r>
        <w:rPr>
          <w:color w:val="1D1C1D"/>
          <w:sz w:val="22"/>
          <w:szCs w:val="22"/>
        </w:rPr>
        <w:t>Professor</w:t>
      </w:r>
    </w:p>
    <w:p w14:paraId="5DF2B634" w14:textId="77777777" w:rsidR="003A4407" w:rsidRPr="000738C6" w:rsidRDefault="003A4407" w:rsidP="003A4407">
      <w:pPr>
        <w:spacing w:after="160" w:line="259" w:lineRule="auto"/>
        <w:rPr>
          <w:color w:val="1D1C1D"/>
          <w:sz w:val="22"/>
          <w:szCs w:val="22"/>
        </w:rPr>
      </w:pPr>
      <w:r w:rsidRPr="7D16CCD6">
        <w:rPr>
          <w:color w:val="1D1C1D"/>
          <w:sz w:val="22"/>
          <w:szCs w:val="22"/>
        </w:rPr>
        <w:t>Utah Water Research Lab</w:t>
      </w:r>
      <w:r>
        <w:rPr>
          <w:color w:val="1D1C1D"/>
          <w:sz w:val="22"/>
          <w:szCs w:val="22"/>
        </w:rPr>
        <w:br/>
      </w:r>
      <w:r w:rsidRPr="43076784">
        <w:rPr>
          <w:color w:val="1D1C1D"/>
          <w:sz w:val="22"/>
          <w:szCs w:val="22"/>
        </w:rPr>
        <w:t>Utah State University</w:t>
      </w:r>
    </w:p>
    <w:p w14:paraId="6CA0F3B4" w14:textId="77777777" w:rsidR="003A4407" w:rsidRDefault="003A4407">
      <w:pPr>
        <w:spacing w:after="160" w:line="259" w:lineRule="auto"/>
        <w:rPr>
          <w:b/>
          <w:bCs/>
        </w:rPr>
      </w:pPr>
      <w:r>
        <w:rPr>
          <w:b/>
          <w:bCs/>
        </w:rPr>
        <w:br w:type="page"/>
      </w:r>
    </w:p>
    <w:p w14:paraId="63E2C691" w14:textId="4926B2AA" w:rsidR="00D63F63" w:rsidRDefault="00D63F63" w:rsidP="00D63F63">
      <w:pPr>
        <w:spacing w:before="240"/>
        <w:rPr>
          <w:b/>
          <w:bCs/>
        </w:rPr>
      </w:pPr>
      <w:r>
        <w:rPr>
          <w:b/>
          <w:bCs/>
        </w:rPr>
        <w:lastRenderedPageBreak/>
        <w:t xml:space="preserve">Method 4. </w:t>
      </w:r>
    </w:p>
    <w:p w14:paraId="7DEC51E5" w14:textId="77777777" w:rsidR="00D63F63" w:rsidRDefault="00D63F63" w:rsidP="00D63F63">
      <w:pPr>
        <w:jc w:val="center"/>
        <w:rPr>
          <w:b/>
          <w:bCs/>
          <w:sz w:val="28"/>
          <w:szCs w:val="28"/>
        </w:rPr>
      </w:pPr>
    </w:p>
    <w:p w14:paraId="0DE89BEB" w14:textId="5DEA3B28" w:rsidR="00D63F63" w:rsidRDefault="00D63F63" w:rsidP="00D63F63">
      <w:pPr>
        <w:jc w:val="center"/>
        <w:rPr>
          <w:b/>
          <w:bCs/>
          <w:sz w:val="28"/>
          <w:szCs w:val="28"/>
        </w:rPr>
      </w:pPr>
      <w:r>
        <w:rPr>
          <w:b/>
          <w:bCs/>
          <w:sz w:val="28"/>
          <w:szCs w:val="28"/>
        </w:rPr>
        <w:t xml:space="preserve">Overview of Request for Prior Short Conversation with Potential Collaborators </w:t>
      </w:r>
      <w:r w:rsidRPr="657E88F1">
        <w:rPr>
          <w:b/>
          <w:bCs/>
          <w:sz w:val="28"/>
          <w:szCs w:val="28"/>
        </w:rPr>
        <w:t>for Immersive Modeling for Colorado River Management</w:t>
      </w:r>
      <w:r>
        <w:rPr>
          <w:b/>
          <w:bCs/>
          <w:sz w:val="28"/>
          <w:szCs w:val="28"/>
        </w:rPr>
        <w:t xml:space="preserve"> </w:t>
      </w:r>
    </w:p>
    <w:p w14:paraId="2FB247C9" w14:textId="77777777" w:rsidR="00D63F63" w:rsidRDefault="00D63F63" w:rsidP="00D63F63">
      <w:pPr>
        <w:jc w:val="center"/>
        <w:rPr>
          <w:b/>
          <w:bCs/>
          <w:sz w:val="28"/>
          <w:szCs w:val="28"/>
        </w:rPr>
      </w:pPr>
      <w:r w:rsidRPr="06AA135D">
        <w:rPr>
          <w:b/>
          <w:bCs/>
          <w:sz w:val="28"/>
          <w:szCs w:val="28"/>
        </w:rPr>
        <w:t>The Golden Circle Approach</w:t>
      </w:r>
    </w:p>
    <w:p w14:paraId="6578B373" w14:textId="77777777" w:rsidR="00D63F63" w:rsidRDefault="00D63F63" w:rsidP="00D63F63">
      <w:pPr>
        <w:rPr>
          <w:b/>
          <w:bCs/>
        </w:rPr>
      </w:pPr>
      <w:r>
        <w:rPr>
          <w:b/>
          <w:bCs/>
        </w:rPr>
        <w:t xml:space="preserve">Overview of the </w:t>
      </w:r>
      <w:r w:rsidRPr="26CF549C">
        <w:rPr>
          <w:b/>
          <w:bCs/>
        </w:rPr>
        <w:t>Logic</w:t>
      </w:r>
    </w:p>
    <w:p w14:paraId="62891CEA" w14:textId="77777777" w:rsidR="00D63F63" w:rsidRDefault="00D63F63" w:rsidP="00D63F63">
      <w:pPr>
        <w:pStyle w:val="ListParagraph"/>
        <w:numPr>
          <w:ilvl w:val="0"/>
          <w:numId w:val="3"/>
        </w:numPr>
        <w:spacing w:after="160" w:line="279" w:lineRule="auto"/>
        <w:rPr>
          <w:b/>
          <w:bCs/>
        </w:rPr>
      </w:pPr>
      <w:r w:rsidRPr="78B4CA4A">
        <w:rPr>
          <w:b/>
          <w:bCs/>
        </w:rPr>
        <w:t>Why</w:t>
      </w:r>
    </w:p>
    <w:p w14:paraId="41272A8E" w14:textId="77777777" w:rsidR="00D63F63" w:rsidRDefault="00D63F63" w:rsidP="00D63F63">
      <w:pPr>
        <w:pStyle w:val="ListParagraph"/>
        <w:numPr>
          <w:ilvl w:val="1"/>
          <w:numId w:val="3"/>
        </w:numPr>
        <w:spacing w:after="160" w:line="279" w:lineRule="auto"/>
      </w:pPr>
      <w:r w:rsidRPr="4B72D63D">
        <w:t>If you would like to explore, pick apart, and possibly improve new strategies to manage Colorado River water in a friendly and fun space with a low time commitment, we have an opportunity for you!</w:t>
      </w:r>
    </w:p>
    <w:p w14:paraId="1698527E" w14:textId="77777777" w:rsidR="00D63F63" w:rsidRDefault="00D63F63" w:rsidP="00D63F63">
      <w:pPr>
        <w:pStyle w:val="ListParagraph"/>
        <w:numPr>
          <w:ilvl w:val="0"/>
          <w:numId w:val="3"/>
        </w:numPr>
        <w:spacing w:after="160" w:line="279" w:lineRule="auto"/>
        <w:rPr>
          <w:b/>
          <w:bCs/>
        </w:rPr>
      </w:pPr>
      <w:r w:rsidRPr="4C42AFFD">
        <w:rPr>
          <w:b/>
          <w:bCs/>
        </w:rPr>
        <w:t>How</w:t>
      </w:r>
    </w:p>
    <w:p w14:paraId="6CA17B7F" w14:textId="77777777" w:rsidR="00D63F63" w:rsidRDefault="00D63F63" w:rsidP="00D63F63">
      <w:pPr>
        <w:pStyle w:val="ListParagraph"/>
        <w:numPr>
          <w:ilvl w:val="1"/>
          <w:numId w:val="3"/>
        </w:numPr>
        <w:spacing w:after="160" w:line="279" w:lineRule="auto"/>
      </w:pPr>
      <w:r w:rsidRPr="4B72D63D">
        <w:t xml:space="preserve">We are hosting immersive online collaborative model sessions for Lake Mead based on the principle of division of reservoir inflow.  In only one model session, you will immerse in and personify a water user role. You will then decide how much to consume and conserve in response to your available water, others choices, and the real-time discussion of choices. At the session end, we will ask which, if any, new insights you took away from the session and how to improve strategies. No modeling experience is necessary!  </w:t>
      </w:r>
    </w:p>
    <w:p w14:paraId="0A0B9B2B" w14:textId="77777777" w:rsidR="00D63F63" w:rsidRDefault="00D63F63" w:rsidP="00D63F63">
      <w:pPr>
        <w:pStyle w:val="ListParagraph"/>
        <w:numPr>
          <w:ilvl w:val="0"/>
          <w:numId w:val="3"/>
        </w:numPr>
        <w:spacing w:after="160" w:line="279" w:lineRule="auto"/>
        <w:rPr>
          <w:b/>
          <w:bCs/>
        </w:rPr>
      </w:pPr>
      <w:r w:rsidRPr="4C42AFFD">
        <w:rPr>
          <w:b/>
          <w:bCs/>
        </w:rPr>
        <w:t>What</w:t>
      </w:r>
    </w:p>
    <w:p w14:paraId="7A4C86FA" w14:textId="77777777" w:rsidR="00D63F63" w:rsidRDefault="00D63F63" w:rsidP="00D63F63">
      <w:pPr>
        <w:pStyle w:val="ListParagraph"/>
        <w:numPr>
          <w:ilvl w:val="1"/>
          <w:numId w:val="3"/>
        </w:numPr>
        <w:spacing w:after="160" w:line="279" w:lineRule="auto"/>
      </w:pPr>
      <w:r w:rsidRPr="657E88F1">
        <w:t>All you have to do is join a 2-hour model session!</w:t>
      </w:r>
    </w:p>
    <w:p w14:paraId="64E31429" w14:textId="77777777" w:rsidR="00D63F63" w:rsidRDefault="00D63F63" w:rsidP="00D63F63">
      <w:pPr>
        <w:pStyle w:val="ListParagraph"/>
        <w:ind w:left="1440"/>
      </w:pPr>
    </w:p>
    <w:p w14:paraId="76896619" w14:textId="77777777" w:rsidR="00D63F63" w:rsidRDefault="00D63F63" w:rsidP="00D63F63">
      <w:pPr>
        <w:rPr>
          <w:b/>
          <w:bCs/>
        </w:rPr>
      </w:pPr>
      <w:r w:rsidRPr="26CF549C">
        <w:rPr>
          <w:b/>
          <w:bCs/>
        </w:rPr>
        <w:t>Step 1. Invitation for 20-min</w:t>
      </w:r>
      <w:r>
        <w:rPr>
          <w:b/>
          <w:bCs/>
        </w:rPr>
        <w:t>ute</w:t>
      </w:r>
      <w:r w:rsidRPr="26CF549C">
        <w:rPr>
          <w:b/>
          <w:bCs/>
        </w:rPr>
        <w:t xml:space="preserve"> Conversation</w:t>
      </w:r>
    </w:p>
    <w:p w14:paraId="101EBAEE" w14:textId="77777777" w:rsidR="00D63F63" w:rsidRDefault="00D63F63" w:rsidP="00D63F63">
      <w:pPr>
        <w:jc w:val="both"/>
        <w:rPr>
          <w:color w:val="000000" w:themeColor="text1"/>
        </w:rPr>
      </w:pPr>
      <w:r w:rsidRPr="06AA135D">
        <w:rPr>
          <w:color w:val="000000" w:themeColor="text1"/>
        </w:rPr>
        <w:t>Hi [NAME]!</w:t>
      </w:r>
    </w:p>
    <w:p w14:paraId="7FA8EE75" w14:textId="77777777" w:rsidR="00A35DFA" w:rsidRDefault="00A35DFA" w:rsidP="00D63F63">
      <w:pPr>
        <w:jc w:val="both"/>
        <w:rPr>
          <w:color w:val="000000" w:themeColor="text1"/>
        </w:rPr>
      </w:pPr>
    </w:p>
    <w:p w14:paraId="05F5FB08" w14:textId="71A91C20" w:rsidR="00D63F63" w:rsidRDefault="00D63F63" w:rsidP="00D63F63">
      <w:pPr>
        <w:jc w:val="both"/>
      </w:pPr>
      <w:r w:rsidRPr="657E88F1">
        <w:rPr>
          <w:color w:val="000000" w:themeColor="text1"/>
        </w:rPr>
        <w:t>I'm [Research Team Member Name]. I'm studying environmental engineering at Utah State University and am a student researcher working with David Rosenberg (Utah State University) and Erik Porse (</w:t>
      </w:r>
      <w:r w:rsidRPr="657E88F1">
        <w:t>University of California Agriculture and Natural Resources).</w:t>
      </w:r>
    </w:p>
    <w:p w14:paraId="14FEDDAA" w14:textId="77777777" w:rsidR="000E1145" w:rsidRDefault="000E1145" w:rsidP="00D63F63">
      <w:pPr>
        <w:jc w:val="both"/>
        <w:rPr>
          <w:color w:val="000000" w:themeColor="text1"/>
        </w:rPr>
      </w:pPr>
    </w:p>
    <w:p w14:paraId="48AC08B8" w14:textId="77777777" w:rsidR="00D63F63" w:rsidRDefault="00D63F63" w:rsidP="00D63F63">
      <w:pPr>
        <w:jc w:val="both"/>
        <w:rPr>
          <w:color w:val="000000" w:themeColor="text1"/>
        </w:rPr>
      </w:pPr>
      <w:r w:rsidRPr="4B72D63D">
        <w:t xml:space="preserve">I saw you attended a recent Colorado River Water User’s Association Conference. I would like the opportunity to talk for about 20 minutes to hear more about your work for Colorado River water. I’d also like to share for a few minutes about our immersive online collaborative modeling project </w:t>
      </w:r>
      <w:r>
        <w:t>[Brief description of the model]</w:t>
      </w:r>
      <w:r w:rsidRPr="4B72D63D">
        <w:t>.</w:t>
      </w:r>
    </w:p>
    <w:p w14:paraId="2F10AB97" w14:textId="77777777" w:rsidR="000E1145" w:rsidRDefault="000E1145" w:rsidP="00D63F63">
      <w:pPr>
        <w:jc w:val="both"/>
        <w:rPr>
          <w:color w:val="000000" w:themeColor="text1"/>
        </w:rPr>
      </w:pPr>
    </w:p>
    <w:p w14:paraId="0AD75822" w14:textId="2E05C984" w:rsidR="00D63F63" w:rsidRDefault="00D63F63" w:rsidP="00D63F63">
      <w:pPr>
        <w:jc w:val="both"/>
        <w:rPr>
          <w:color w:val="000000" w:themeColor="text1"/>
        </w:rPr>
      </w:pPr>
      <w:r w:rsidRPr="4B72D63D">
        <w:rPr>
          <w:color w:val="000000" w:themeColor="text1"/>
        </w:rPr>
        <w:t xml:space="preserve">If you would like to meet, could you please suggest a day/time that would work for you? </w:t>
      </w:r>
    </w:p>
    <w:p w14:paraId="025CC94D" w14:textId="77777777" w:rsidR="00D63F63" w:rsidRDefault="00D63F63" w:rsidP="00D63F63">
      <w:pPr>
        <w:jc w:val="both"/>
        <w:rPr>
          <w:color w:val="000000" w:themeColor="text1"/>
        </w:rPr>
      </w:pPr>
      <w:r w:rsidRPr="26CF549C">
        <w:rPr>
          <w:color w:val="000000" w:themeColor="text1"/>
        </w:rPr>
        <w:t>Looking forward to your reply.</w:t>
      </w:r>
    </w:p>
    <w:p w14:paraId="3CA3443F" w14:textId="77777777" w:rsidR="00D63F63" w:rsidRDefault="00D63F63" w:rsidP="00D63F63">
      <w:pPr>
        <w:rPr>
          <w:b/>
          <w:bCs/>
          <w:color w:val="000000" w:themeColor="text1"/>
        </w:rPr>
      </w:pPr>
    </w:p>
    <w:p w14:paraId="5E7E0459" w14:textId="77777777" w:rsidR="00D63F63" w:rsidRDefault="00D63F63" w:rsidP="00D63F63">
      <w:pPr>
        <w:rPr>
          <w:b/>
          <w:bCs/>
          <w:color w:val="000000" w:themeColor="text1"/>
        </w:rPr>
      </w:pPr>
      <w:r>
        <w:rPr>
          <w:color w:val="000000" w:themeColor="text1"/>
        </w:rPr>
        <w:t xml:space="preserve">If you want to reach out to the project lead, you can reach him at </w:t>
      </w:r>
      <w:hyperlink r:id="rId11" w:history="1">
        <w:r w:rsidRPr="00D24E01">
          <w:rPr>
            <w:rStyle w:val="Hyperlink"/>
          </w:rPr>
          <w:t>david.rosenberg@usu.edu</w:t>
        </w:r>
      </w:hyperlink>
      <w:r>
        <w:rPr>
          <w:color w:val="000000" w:themeColor="text1"/>
        </w:rPr>
        <w:t>; 435-797-8689. The project number is IRB-</w:t>
      </w:r>
      <w:r w:rsidRPr="008A0A71">
        <w:rPr>
          <w:color w:val="000000" w:themeColor="text1"/>
        </w:rPr>
        <w:t>14808</w:t>
      </w:r>
      <w:r>
        <w:rPr>
          <w:b/>
          <w:bCs/>
          <w:color w:val="000000" w:themeColor="text1"/>
        </w:rPr>
        <w:t>.</w:t>
      </w:r>
    </w:p>
    <w:p w14:paraId="573043E2" w14:textId="77777777" w:rsidR="00A35DFA" w:rsidRDefault="00A35DFA" w:rsidP="00D63F63">
      <w:pPr>
        <w:jc w:val="both"/>
        <w:rPr>
          <w:b/>
          <w:bCs/>
          <w:color w:val="000000" w:themeColor="text1"/>
        </w:rPr>
      </w:pPr>
    </w:p>
    <w:p w14:paraId="2379A48C" w14:textId="0ACC3595" w:rsidR="00D63F63" w:rsidRDefault="00D63F63" w:rsidP="00D63F63">
      <w:pPr>
        <w:jc w:val="both"/>
        <w:rPr>
          <w:b/>
          <w:bCs/>
          <w:color w:val="000000" w:themeColor="text1"/>
        </w:rPr>
      </w:pPr>
      <w:r w:rsidRPr="26CF549C">
        <w:rPr>
          <w:b/>
          <w:bCs/>
          <w:color w:val="000000" w:themeColor="text1"/>
        </w:rPr>
        <w:t>Step 2. 20-min Conversation</w:t>
      </w:r>
    </w:p>
    <w:p w14:paraId="0F1ADA44" w14:textId="77777777" w:rsidR="000E1145" w:rsidRDefault="000E1145" w:rsidP="00D63F63">
      <w:pPr>
        <w:jc w:val="both"/>
        <w:rPr>
          <w:b/>
          <w:bCs/>
          <w:color w:val="000000" w:themeColor="text1"/>
        </w:rPr>
      </w:pPr>
    </w:p>
    <w:p w14:paraId="0CAA5D03" w14:textId="2D938324" w:rsidR="00D63F63" w:rsidRDefault="00D63F63" w:rsidP="00D63F63">
      <w:pPr>
        <w:jc w:val="both"/>
        <w:rPr>
          <w:color w:val="000000" w:themeColor="text1"/>
        </w:rPr>
      </w:pPr>
      <w:r w:rsidRPr="1B93161B">
        <w:rPr>
          <w:b/>
          <w:bCs/>
          <w:color w:val="000000" w:themeColor="text1"/>
        </w:rPr>
        <w:t>[</w:t>
      </w:r>
      <w:r w:rsidRPr="1B93161B">
        <w:rPr>
          <w:color w:val="000000" w:themeColor="text1"/>
        </w:rPr>
        <w:t>Introductions]</w:t>
      </w:r>
    </w:p>
    <w:p w14:paraId="6CD18834" w14:textId="77777777" w:rsidR="00512858" w:rsidRDefault="00512858" w:rsidP="00D63F63">
      <w:pPr>
        <w:jc w:val="both"/>
        <w:rPr>
          <w:color w:val="000000" w:themeColor="text1"/>
        </w:rPr>
      </w:pPr>
    </w:p>
    <w:p w14:paraId="7EBF00DF" w14:textId="7D5624DF" w:rsidR="00D63F63" w:rsidRDefault="00D63F63" w:rsidP="00D63F63">
      <w:pPr>
        <w:jc w:val="both"/>
        <w:rPr>
          <w:color w:val="000000" w:themeColor="text1"/>
        </w:rPr>
      </w:pPr>
      <w:r w:rsidRPr="4B72D63D">
        <w:rPr>
          <w:color w:val="000000" w:themeColor="text1"/>
        </w:rPr>
        <w:lastRenderedPageBreak/>
        <w:t>[Ask them to discuss their work]</w:t>
      </w:r>
    </w:p>
    <w:p w14:paraId="1F4A8CE3" w14:textId="77777777" w:rsidR="00512858" w:rsidRDefault="00512858" w:rsidP="00D63F63">
      <w:pPr>
        <w:jc w:val="both"/>
        <w:rPr>
          <w:color w:val="000000" w:themeColor="text1"/>
        </w:rPr>
      </w:pPr>
    </w:p>
    <w:p w14:paraId="0091617A" w14:textId="3D632335" w:rsidR="00D63F63" w:rsidRDefault="00D63F63" w:rsidP="00D63F63">
      <w:pPr>
        <w:jc w:val="both"/>
        <w:rPr>
          <w:color w:val="000000" w:themeColor="text1"/>
        </w:rPr>
      </w:pPr>
      <w:r w:rsidRPr="4B72D63D">
        <w:rPr>
          <w:color w:val="000000" w:themeColor="text1"/>
        </w:rPr>
        <w:t>[Follow up with questions such as “Why are you ...”, "Can you talk more about ....?"]</w:t>
      </w:r>
    </w:p>
    <w:p w14:paraId="78E3F9F8" w14:textId="77777777" w:rsidR="00512858" w:rsidRDefault="00512858" w:rsidP="00D63F63">
      <w:pPr>
        <w:pStyle w:val="ListParagraph"/>
        <w:ind w:left="0"/>
        <w:jc w:val="both"/>
      </w:pPr>
    </w:p>
    <w:p w14:paraId="64553F8A" w14:textId="0A0B91C5" w:rsidR="00D63F63" w:rsidRDefault="00D63F63" w:rsidP="00D63F63">
      <w:pPr>
        <w:pStyle w:val="ListParagraph"/>
        <w:ind w:left="0"/>
        <w:jc w:val="both"/>
      </w:pPr>
      <w:r w:rsidRPr="4B72D63D">
        <w:t>[The Pitch]</w:t>
      </w:r>
    </w:p>
    <w:p w14:paraId="6FF9516D" w14:textId="77777777" w:rsidR="00512858" w:rsidRDefault="00512858" w:rsidP="00D63F63">
      <w:pPr>
        <w:pStyle w:val="ListParagraph"/>
        <w:ind w:left="0"/>
        <w:jc w:val="both"/>
      </w:pPr>
    </w:p>
    <w:p w14:paraId="35737025" w14:textId="5CF9A344" w:rsidR="00D63F63" w:rsidRDefault="00D63F63" w:rsidP="00D63F63">
      <w:pPr>
        <w:pStyle w:val="ListParagraph"/>
        <w:ind w:left="0"/>
        <w:jc w:val="both"/>
      </w:pPr>
      <w:r w:rsidRPr="4B72D63D">
        <w:t>[Why] If you are a person who likes to explore, pick apart, and possibly improve new strategies to manage Colorado River water in a friendly and fun space with a low time commitment, we have an opportunity for you!</w:t>
      </w:r>
    </w:p>
    <w:p w14:paraId="35F152FB" w14:textId="77777777" w:rsidR="00512858" w:rsidRDefault="00512858" w:rsidP="00D63F63">
      <w:pPr>
        <w:jc w:val="both"/>
        <w:rPr>
          <w:color w:val="000000" w:themeColor="text1"/>
        </w:rPr>
      </w:pPr>
    </w:p>
    <w:p w14:paraId="28A206AC" w14:textId="4AB5A7C0" w:rsidR="00D63F63" w:rsidRDefault="00D63F63" w:rsidP="00D63F63">
      <w:pPr>
        <w:jc w:val="both"/>
      </w:pPr>
      <w:r w:rsidRPr="4B72D63D">
        <w:rPr>
          <w:color w:val="000000" w:themeColor="text1"/>
        </w:rPr>
        <w:t xml:space="preserve">[How, Talk through the How part of the Golden Circle above] </w:t>
      </w:r>
    </w:p>
    <w:p w14:paraId="2CD0EC30" w14:textId="77777777" w:rsidR="00512858" w:rsidRDefault="00512858" w:rsidP="00D63F63">
      <w:pPr>
        <w:jc w:val="both"/>
      </w:pPr>
    </w:p>
    <w:p w14:paraId="6AE6B60B" w14:textId="0609460C" w:rsidR="00D63F63" w:rsidRDefault="00D63F63" w:rsidP="00D63F63">
      <w:pPr>
        <w:jc w:val="both"/>
      </w:pPr>
      <w:r w:rsidRPr="4B72D63D">
        <w:t>[What] Would you be interested to join a 2-hour model session?</w:t>
      </w:r>
    </w:p>
    <w:p w14:paraId="6C132E4D" w14:textId="77777777" w:rsidR="00512858" w:rsidRDefault="00512858" w:rsidP="00D63F63">
      <w:pPr>
        <w:jc w:val="both"/>
      </w:pPr>
    </w:p>
    <w:p w14:paraId="2FE2C1BA" w14:textId="6601BF42" w:rsidR="00D63F63" w:rsidRDefault="00D63F63" w:rsidP="00D63F63">
      <w:pPr>
        <w:jc w:val="both"/>
      </w:pPr>
      <w:r w:rsidRPr="26CF549C">
        <w:t>[Wait. Let them think and/or ask follow-up questions]</w:t>
      </w:r>
    </w:p>
    <w:p w14:paraId="6A851270" w14:textId="77777777" w:rsidR="00512858" w:rsidRDefault="00512858" w:rsidP="00D63F63">
      <w:pPr>
        <w:jc w:val="both"/>
      </w:pPr>
    </w:p>
    <w:p w14:paraId="292ECE9E" w14:textId="36E42C52" w:rsidR="00D63F63" w:rsidRDefault="00D63F63" w:rsidP="00D63F63">
      <w:pPr>
        <w:jc w:val="both"/>
      </w:pPr>
      <w:r w:rsidRPr="26CF549C">
        <w:t>[If No] Thank them for their time.</w:t>
      </w:r>
    </w:p>
    <w:p w14:paraId="2E6A7287" w14:textId="77777777" w:rsidR="00512858" w:rsidRDefault="00512858" w:rsidP="00D63F63">
      <w:pPr>
        <w:jc w:val="both"/>
      </w:pPr>
    </w:p>
    <w:p w14:paraId="03B95945" w14:textId="0E214BED" w:rsidR="00D63F63" w:rsidRDefault="00D63F63" w:rsidP="00D63F63">
      <w:pPr>
        <w:jc w:val="both"/>
      </w:pPr>
      <w:r w:rsidRPr="4B72D63D">
        <w:t>[If Yes]. Can you share a few days/times that would work for you?</w:t>
      </w:r>
    </w:p>
    <w:p w14:paraId="78A265AF" w14:textId="77777777" w:rsidR="00D63F63" w:rsidRDefault="00D63F63" w:rsidP="00D63F63">
      <w:pPr>
        <w:jc w:val="both"/>
      </w:pPr>
      <w:ins w:id="0" w:author="David Rosenberg" w:date="2025-06-30T19:26:00Z">
        <w:r>
          <w:tab/>
        </w:r>
      </w:ins>
      <w:r w:rsidRPr="5F35F0CE">
        <w:t>[Schedule a time].</w:t>
      </w:r>
    </w:p>
    <w:p w14:paraId="0923DE91" w14:textId="77777777" w:rsidR="00D63F63" w:rsidRDefault="00D63F63" w:rsidP="00D63F63">
      <w:pPr>
        <w:ind w:left="720"/>
        <w:jc w:val="both"/>
      </w:pPr>
      <w:r w:rsidRPr="657E88F1">
        <w:t>I will shortly send a calendar invite.</w:t>
      </w:r>
    </w:p>
    <w:p w14:paraId="401E1B0C" w14:textId="77777777" w:rsidR="00D63F63" w:rsidRDefault="00D63F63" w:rsidP="00D63F63">
      <w:pPr>
        <w:ind w:left="720"/>
        <w:jc w:val="both"/>
      </w:pPr>
      <w:r w:rsidRPr="26CF549C">
        <w:t xml:space="preserve">I will also send an email with more information about the project. [This email will be </w:t>
      </w:r>
      <w:r>
        <w:t xml:space="preserve">the short </w:t>
      </w:r>
      <w:r w:rsidRPr="26CF549C">
        <w:t xml:space="preserve">version of </w:t>
      </w:r>
      <w:r>
        <w:t xml:space="preserve">our </w:t>
      </w:r>
      <w:r w:rsidRPr="26CF549C">
        <w:t>original one that includes the ½ page poster board and the step where informed consent will occur.]</w:t>
      </w:r>
    </w:p>
    <w:p w14:paraId="5E0061F1" w14:textId="77777777" w:rsidR="00D63F63" w:rsidRDefault="00D63F63" w:rsidP="00D63F63">
      <w:pPr>
        <w:ind w:left="720"/>
        <w:jc w:val="both"/>
      </w:pPr>
      <w:r w:rsidRPr="657E88F1">
        <w:t>One or two days before the session, I will send a reminder and a link to the immersive model we will use in the session.</w:t>
      </w:r>
    </w:p>
    <w:p w14:paraId="4FBA386F" w14:textId="77777777" w:rsidR="00D63F63" w:rsidRDefault="00D63F63" w:rsidP="00D63F63">
      <w:pPr>
        <w:jc w:val="both"/>
      </w:pPr>
    </w:p>
    <w:p w14:paraId="3613EB04" w14:textId="77777777" w:rsidR="00D63F63" w:rsidRPr="005B4DB5" w:rsidRDefault="00D63F63" w:rsidP="00D63F63">
      <w:pPr>
        <w:jc w:val="both"/>
        <w:rPr>
          <w:b/>
          <w:bCs/>
        </w:rPr>
      </w:pPr>
      <w:r>
        <w:rPr>
          <w:b/>
          <w:bCs/>
        </w:rPr>
        <w:t xml:space="preserve">Step 3. </w:t>
      </w:r>
      <w:r w:rsidRPr="005B4DB5">
        <w:rPr>
          <w:b/>
          <w:bCs/>
        </w:rPr>
        <w:t>Follow up email to people we held an initial 20 minute conversation with who expressed interest to collaborate in a model session.</w:t>
      </w:r>
    </w:p>
    <w:p w14:paraId="74C8D731" w14:textId="77777777" w:rsidR="00512858" w:rsidRDefault="00512858" w:rsidP="00D63F63">
      <w:pPr>
        <w:jc w:val="both"/>
      </w:pPr>
    </w:p>
    <w:p w14:paraId="352BD97C" w14:textId="44B87E0F" w:rsidR="00D63F63" w:rsidRPr="005B4DB5" w:rsidRDefault="00D63F63" w:rsidP="00D63F63">
      <w:pPr>
        <w:jc w:val="both"/>
      </w:pPr>
      <w:r w:rsidRPr="005B4DB5">
        <w:t>____,</w:t>
      </w:r>
    </w:p>
    <w:p w14:paraId="3BA46B60" w14:textId="77777777" w:rsidR="00512858" w:rsidRDefault="00512858" w:rsidP="00D63F63">
      <w:pPr>
        <w:jc w:val="both"/>
      </w:pPr>
    </w:p>
    <w:p w14:paraId="6E434C80" w14:textId="17C6AB40" w:rsidR="00D63F63" w:rsidRPr="005B4DB5" w:rsidRDefault="00D63F63" w:rsidP="00D63F63">
      <w:pPr>
        <w:jc w:val="both"/>
      </w:pPr>
      <w:r w:rsidRPr="005B4DB5">
        <w:t xml:space="preserve">Thank you for your interest to participate in an immersive model session! </w:t>
      </w:r>
    </w:p>
    <w:p w14:paraId="58E6D3EF" w14:textId="77777777" w:rsidR="00512858" w:rsidRDefault="00512858" w:rsidP="00D63F63">
      <w:pPr>
        <w:jc w:val="both"/>
      </w:pPr>
    </w:p>
    <w:p w14:paraId="26DABE44" w14:textId="57F47985" w:rsidR="00D63F63" w:rsidRPr="005B4DB5" w:rsidRDefault="00D63F63" w:rsidP="00D63F63">
      <w:pPr>
        <w:jc w:val="both"/>
      </w:pPr>
      <w:r w:rsidRPr="005B4DB5">
        <w:t>This online poster board provides more information about the study -- link [[HERE]].</w:t>
      </w:r>
    </w:p>
    <w:p w14:paraId="591B580A" w14:textId="77777777" w:rsidR="00512858" w:rsidRDefault="00512858" w:rsidP="00D63F63">
      <w:pPr>
        <w:jc w:val="both"/>
      </w:pPr>
    </w:p>
    <w:p w14:paraId="30C2029B" w14:textId="2A5D51E4" w:rsidR="00D63F63" w:rsidRPr="005B4DB5" w:rsidRDefault="00D63F63" w:rsidP="00D63F63">
      <w:pPr>
        <w:jc w:val="both"/>
      </w:pPr>
      <w:r w:rsidRPr="005B4DB5">
        <w:t xml:space="preserve">You are welcome to invite anyone else to a session – coworkers, friends, family. In fact an immersive model session goes better with 2 to 4 collaborators </w:t>
      </w:r>
      <w:r w:rsidRPr="005B4DB5">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5B4DB5">
        <w:t>.</w:t>
      </w:r>
    </w:p>
    <w:p w14:paraId="62CF9487" w14:textId="77777777" w:rsidR="00512858" w:rsidRDefault="00512858" w:rsidP="00D63F63">
      <w:pPr>
        <w:jc w:val="both"/>
      </w:pPr>
    </w:p>
    <w:p w14:paraId="1DEACE3A" w14:textId="090D6B07" w:rsidR="00D63F63" w:rsidRPr="005B4DB5" w:rsidRDefault="00D63F63" w:rsidP="00D63F63">
      <w:pPr>
        <w:jc w:val="both"/>
      </w:pPr>
      <w:r w:rsidRPr="005B4DB5">
        <w:t xml:space="preserve">If you have questions please reach out to me at </w:t>
      </w:r>
      <w:hyperlink r:id="rId12" w:history="1">
        <w:r w:rsidRPr="005B4DB5">
          <w:rPr>
            <w:rStyle w:val="Hyperlink"/>
          </w:rPr>
          <w:t>david.rosenberg@usu.edu</w:t>
        </w:r>
      </w:hyperlink>
      <w:r w:rsidRPr="005B4DB5">
        <w:t xml:space="preserve"> or 435.797.8689. Please reach out to the Utah State University Institutional Review Board (IRB) if you have questions or concerns and want to speak to someone outside of the research team (</w:t>
      </w:r>
      <w:hyperlink r:id="rId13" w:tgtFrame="_blank" w:history="1">
        <w:r w:rsidRPr="005B4DB5">
          <w:rPr>
            <w:rStyle w:val="Hyperlink"/>
          </w:rPr>
          <w:t>irb@usu.edu</w:t>
        </w:r>
      </w:hyperlink>
      <w:r w:rsidRPr="005B4DB5">
        <w:t>). This letter is sent as part of Utah State University IRB protocol #14808.</w:t>
      </w:r>
    </w:p>
    <w:p w14:paraId="2278301C" w14:textId="77777777" w:rsidR="00512858" w:rsidRDefault="00512858" w:rsidP="00D63F63">
      <w:pPr>
        <w:jc w:val="both"/>
      </w:pPr>
    </w:p>
    <w:p w14:paraId="53F63959" w14:textId="5081E698" w:rsidR="00D63F63" w:rsidRPr="005B4DB5" w:rsidRDefault="00D63F63" w:rsidP="00D63F63">
      <w:pPr>
        <w:jc w:val="both"/>
      </w:pPr>
      <w:r w:rsidRPr="005B4DB5">
        <w:t>We look forward to see you on ______!</w:t>
      </w:r>
    </w:p>
    <w:p w14:paraId="0FFA5D20" w14:textId="77777777" w:rsidR="00512858" w:rsidRDefault="00512858" w:rsidP="00D63F63">
      <w:pPr>
        <w:jc w:val="both"/>
      </w:pPr>
    </w:p>
    <w:p w14:paraId="2802E09A" w14:textId="77DA624F" w:rsidR="00D63F63" w:rsidRPr="005B4DB5" w:rsidRDefault="00D63F63" w:rsidP="00D63F63">
      <w:pPr>
        <w:jc w:val="both"/>
      </w:pPr>
      <w:r w:rsidRPr="005B4DB5">
        <w:lastRenderedPageBreak/>
        <w:t>[Researcher Name]</w:t>
      </w:r>
    </w:p>
    <w:p w14:paraId="116F428C" w14:textId="17D980B2" w:rsidR="00512858" w:rsidRDefault="00512858" w:rsidP="00D63F63">
      <w:r>
        <w:t>[Organization]</w:t>
      </w:r>
    </w:p>
    <w:p w14:paraId="0E2AF7AC" w14:textId="77777777" w:rsidR="00512858" w:rsidRDefault="00512858">
      <w:pPr>
        <w:spacing w:after="160" w:line="259" w:lineRule="auto"/>
      </w:pPr>
      <w:r>
        <w:br w:type="page"/>
      </w:r>
    </w:p>
    <w:p w14:paraId="1A7CA04A" w14:textId="77777777" w:rsidR="00D3022A" w:rsidRDefault="00D3022A" w:rsidP="00D3022A">
      <w:pPr>
        <w:spacing w:after="160" w:line="259" w:lineRule="auto"/>
        <w:rPr>
          <w:color w:val="1D1C1D"/>
          <w:sz w:val="22"/>
          <w:szCs w:val="22"/>
        </w:rPr>
      </w:pPr>
      <w:r w:rsidRPr="00CF0ADA">
        <w:rPr>
          <w:b/>
          <w:bCs/>
        </w:rPr>
        <w:lastRenderedPageBreak/>
        <w:t xml:space="preserve">Method 5. </w:t>
      </w:r>
      <w:r w:rsidRPr="00CF0ADA">
        <w:rPr>
          <w:b/>
          <w:bCs/>
          <w:color w:val="1D1C1D"/>
          <w:sz w:val="22"/>
          <w:szCs w:val="22"/>
        </w:rPr>
        <w:t xml:space="preserve">Meet in-person, such as at a conference </w:t>
      </w:r>
      <w:r w:rsidRPr="00CF0ADA">
        <w:rPr>
          <w:color w:val="1D1C1D"/>
          <w:sz w:val="22"/>
          <w:szCs w:val="22"/>
        </w:rPr>
        <w:t xml:space="preserve">(Submitted as an amendment to this protocol). </w:t>
      </w:r>
    </w:p>
    <w:p w14:paraId="3A1DF42D" w14:textId="77777777" w:rsidR="00D3022A" w:rsidRPr="00D3022A" w:rsidRDefault="00D3022A" w:rsidP="00D3022A">
      <w:pPr>
        <w:jc w:val="both"/>
        <w:rPr>
          <w:b/>
          <w:bCs/>
          <w:color w:val="000000" w:themeColor="text1"/>
        </w:rPr>
      </w:pPr>
      <w:r w:rsidRPr="00D3022A">
        <w:rPr>
          <w:b/>
          <w:bCs/>
          <w:color w:val="000000" w:themeColor="text1"/>
        </w:rPr>
        <w:t>Step 1. The in-person encounter.</w:t>
      </w:r>
    </w:p>
    <w:p w14:paraId="2A2D2C27" w14:textId="77777777" w:rsidR="00D3022A" w:rsidRDefault="00D3022A" w:rsidP="00D3022A">
      <w:pPr>
        <w:jc w:val="both"/>
        <w:rPr>
          <w:color w:val="000000" w:themeColor="text1"/>
        </w:rPr>
      </w:pPr>
    </w:p>
    <w:p w14:paraId="2203AACA" w14:textId="77777777" w:rsidR="00D3022A" w:rsidRDefault="00D3022A" w:rsidP="00D3022A">
      <w:pPr>
        <w:jc w:val="both"/>
        <w:rPr>
          <w:color w:val="000000" w:themeColor="text1"/>
        </w:rPr>
      </w:pPr>
      <w:r w:rsidRPr="4B72D63D">
        <w:rPr>
          <w:color w:val="000000" w:themeColor="text1"/>
        </w:rPr>
        <w:t>[</w:t>
      </w:r>
      <w:r>
        <w:rPr>
          <w:color w:val="000000" w:themeColor="text1"/>
        </w:rPr>
        <w:t>Introductions]</w:t>
      </w:r>
    </w:p>
    <w:p w14:paraId="01BBB9F7" w14:textId="77777777" w:rsidR="00D3022A" w:rsidRDefault="00D3022A" w:rsidP="00D3022A">
      <w:pPr>
        <w:jc w:val="both"/>
        <w:rPr>
          <w:color w:val="000000" w:themeColor="text1"/>
        </w:rPr>
      </w:pPr>
    </w:p>
    <w:p w14:paraId="19D9DD26" w14:textId="77777777" w:rsidR="00D3022A" w:rsidRDefault="00D3022A" w:rsidP="00D3022A">
      <w:pPr>
        <w:jc w:val="both"/>
        <w:rPr>
          <w:color w:val="000000" w:themeColor="text1"/>
        </w:rPr>
      </w:pPr>
      <w:r>
        <w:rPr>
          <w:color w:val="000000" w:themeColor="text1"/>
        </w:rPr>
        <w:t>[</w:t>
      </w:r>
      <w:r w:rsidRPr="4B72D63D">
        <w:rPr>
          <w:color w:val="000000" w:themeColor="text1"/>
        </w:rPr>
        <w:t>Ask them to discuss their work]</w:t>
      </w:r>
    </w:p>
    <w:p w14:paraId="5605B8EC" w14:textId="77777777" w:rsidR="00D3022A" w:rsidRDefault="00D3022A" w:rsidP="00D3022A">
      <w:pPr>
        <w:jc w:val="both"/>
        <w:rPr>
          <w:color w:val="000000" w:themeColor="text1"/>
        </w:rPr>
      </w:pPr>
    </w:p>
    <w:p w14:paraId="34941678" w14:textId="77777777" w:rsidR="00D3022A" w:rsidRDefault="00D3022A" w:rsidP="00D3022A">
      <w:pPr>
        <w:jc w:val="both"/>
        <w:rPr>
          <w:color w:val="000000" w:themeColor="text1"/>
        </w:rPr>
      </w:pPr>
      <w:r w:rsidRPr="4B72D63D">
        <w:rPr>
          <w:color w:val="000000" w:themeColor="text1"/>
        </w:rPr>
        <w:t>[Follow up with questions such as “Why are you ...”, "Can you talk more about ....?"]</w:t>
      </w:r>
    </w:p>
    <w:p w14:paraId="302EC02D" w14:textId="77777777" w:rsidR="00D3022A" w:rsidRDefault="00D3022A" w:rsidP="00D3022A">
      <w:pPr>
        <w:pStyle w:val="ListParagraph"/>
        <w:ind w:left="0"/>
        <w:jc w:val="both"/>
      </w:pPr>
    </w:p>
    <w:p w14:paraId="0C8F5C3C" w14:textId="47730355" w:rsidR="00D3022A" w:rsidRDefault="00D3022A" w:rsidP="00D3022A">
      <w:pPr>
        <w:pStyle w:val="ListParagraph"/>
        <w:ind w:left="0"/>
        <w:jc w:val="both"/>
      </w:pPr>
      <w:r w:rsidRPr="4B72D63D">
        <w:t>[</w:t>
      </w:r>
      <w:r>
        <w:t xml:space="preserve">Describe our project, </w:t>
      </w:r>
      <w:r w:rsidR="00D36B73">
        <w:t>such as</w:t>
      </w:r>
      <w:r>
        <w:t xml:space="preserve"> the </w:t>
      </w:r>
      <w:r w:rsidRPr="00C5485F">
        <w:rPr>
          <w:i/>
          <w:iCs/>
        </w:rPr>
        <w:t>Why</w:t>
      </w:r>
      <w:r>
        <w:t xml:space="preserve"> and </w:t>
      </w:r>
      <w:r w:rsidRPr="00C5485F">
        <w:rPr>
          <w:i/>
          <w:iCs/>
        </w:rPr>
        <w:t>How</w:t>
      </w:r>
      <w:r>
        <w:t xml:space="preserve"> in Prior Approved Method #4 Request for 20-minute conversation]</w:t>
      </w:r>
    </w:p>
    <w:p w14:paraId="72D2341F" w14:textId="77777777" w:rsidR="00D3022A" w:rsidRDefault="00D3022A" w:rsidP="00D3022A">
      <w:pPr>
        <w:pStyle w:val="ListParagraph"/>
        <w:ind w:left="0"/>
        <w:jc w:val="both"/>
      </w:pPr>
    </w:p>
    <w:p w14:paraId="052690A9" w14:textId="77777777" w:rsidR="00D3022A" w:rsidRDefault="00D3022A" w:rsidP="00D3022A">
      <w:pPr>
        <w:pStyle w:val="ListParagraph"/>
        <w:ind w:left="0"/>
        <w:jc w:val="both"/>
      </w:pPr>
      <w:r>
        <w:t>[What] Would you be interested to join a 2-hour model session?</w:t>
      </w:r>
    </w:p>
    <w:p w14:paraId="33885F90" w14:textId="77777777" w:rsidR="00D3022A" w:rsidRDefault="00D3022A" w:rsidP="00D3022A">
      <w:pPr>
        <w:pStyle w:val="ListParagraph"/>
        <w:ind w:left="0"/>
        <w:jc w:val="both"/>
      </w:pPr>
    </w:p>
    <w:p w14:paraId="11C6EBAF" w14:textId="77777777" w:rsidR="00D3022A" w:rsidRDefault="00D3022A" w:rsidP="00D3022A">
      <w:pPr>
        <w:pStyle w:val="ListParagraph"/>
        <w:ind w:left="0"/>
        <w:jc w:val="both"/>
      </w:pPr>
      <w:r>
        <w:t xml:space="preserve">[Wait. </w:t>
      </w:r>
      <w:r w:rsidRPr="26CF549C">
        <w:t>Let them think and/or ask follow-up questions]</w:t>
      </w:r>
      <w:r>
        <w:t xml:space="preserve"> </w:t>
      </w:r>
    </w:p>
    <w:p w14:paraId="174C6049" w14:textId="77777777" w:rsidR="00D3022A" w:rsidRDefault="00D3022A" w:rsidP="00D3022A">
      <w:pPr>
        <w:rPr>
          <w:b/>
          <w:bCs/>
        </w:rPr>
      </w:pPr>
    </w:p>
    <w:p w14:paraId="68167D79" w14:textId="77777777" w:rsidR="00D3022A" w:rsidRDefault="00D3022A" w:rsidP="00D3022A">
      <w:r w:rsidRPr="00BD2307">
        <w:rPr>
          <w:b/>
          <w:bCs/>
        </w:rPr>
        <w:t>[If No].</w:t>
      </w:r>
      <w:r>
        <w:t xml:space="preserve"> Thank them for their time.</w:t>
      </w:r>
    </w:p>
    <w:p w14:paraId="41D88A8F" w14:textId="77777777" w:rsidR="00D3022A" w:rsidRDefault="00D3022A" w:rsidP="00D3022A"/>
    <w:p w14:paraId="2B48769A" w14:textId="59EBB6F0" w:rsidR="00D3022A" w:rsidRPr="00BD2307" w:rsidRDefault="00D3022A" w:rsidP="00D3022A">
      <w:pPr>
        <w:rPr>
          <w:b/>
          <w:bCs/>
        </w:rPr>
      </w:pPr>
      <w:r w:rsidRPr="00BD2307">
        <w:rPr>
          <w:b/>
          <w:bCs/>
        </w:rPr>
        <w:t>[</w:t>
      </w:r>
      <w:r w:rsidR="00F13241">
        <w:rPr>
          <w:b/>
          <w:bCs/>
        </w:rPr>
        <w:t xml:space="preserve">A. </w:t>
      </w:r>
      <w:r w:rsidRPr="00BD2307">
        <w:rPr>
          <w:b/>
          <w:bCs/>
        </w:rPr>
        <w:t>If Yes</w:t>
      </w:r>
      <w:r w:rsidR="00522965" w:rsidRPr="00BD2307">
        <w:rPr>
          <w:b/>
          <w:bCs/>
        </w:rPr>
        <w:t xml:space="preserve"> and want to schedule a time now</w:t>
      </w:r>
      <w:r w:rsidRPr="00BD2307">
        <w:rPr>
          <w:b/>
          <w:bCs/>
        </w:rPr>
        <w:t>].</w:t>
      </w:r>
    </w:p>
    <w:p w14:paraId="15FAC5F1" w14:textId="77777777" w:rsidR="00D3022A" w:rsidRDefault="00D3022A" w:rsidP="00D3022A"/>
    <w:p w14:paraId="508879C7" w14:textId="77777777" w:rsidR="00D3022A" w:rsidRDefault="00D3022A" w:rsidP="00D3022A">
      <w:r>
        <w:tab/>
        <w:t>[Schedule a time]</w:t>
      </w:r>
    </w:p>
    <w:p w14:paraId="1EB4AF39" w14:textId="77777777" w:rsidR="00D3022A" w:rsidRDefault="00D3022A" w:rsidP="00D3022A"/>
    <w:p w14:paraId="14B2CEB7" w14:textId="77777777" w:rsidR="00D3022A" w:rsidRDefault="00D3022A" w:rsidP="00D3022A">
      <w:r>
        <w:tab/>
        <w:t>[Share a flier] (see end of this document for a copy)</w:t>
      </w:r>
    </w:p>
    <w:p w14:paraId="2AB0EE04" w14:textId="77777777" w:rsidR="00D3022A" w:rsidRDefault="00D3022A" w:rsidP="00D3022A"/>
    <w:p w14:paraId="60A7D762" w14:textId="77777777" w:rsidR="00D3022A" w:rsidRDefault="00D3022A" w:rsidP="00D3022A">
      <w:pPr>
        <w:ind w:left="720"/>
        <w:jc w:val="both"/>
      </w:pPr>
      <w:r>
        <w:t>[Ask for their contact information, e.g. share a business card or write down their email address, phone, etc.].</w:t>
      </w:r>
    </w:p>
    <w:p w14:paraId="21FEB2D4" w14:textId="77777777" w:rsidR="00D3022A" w:rsidRDefault="00D3022A" w:rsidP="00D3022A">
      <w:pPr>
        <w:ind w:left="720"/>
        <w:jc w:val="both"/>
      </w:pPr>
    </w:p>
    <w:p w14:paraId="431F3BE4" w14:textId="3E3294F4" w:rsidR="00D3022A" w:rsidRDefault="00D3022A" w:rsidP="00D3022A">
      <w:pPr>
        <w:ind w:left="720"/>
        <w:jc w:val="both"/>
      </w:pPr>
      <w:r w:rsidRPr="26CF549C">
        <w:t xml:space="preserve">I will send an email with more information about the project. [This email will be </w:t>
      </w:r>
      <w:r>
        <w:t xml:space="preserve">the short </w:t>
      </w:r>
      <w:r w:rsidRPr="26CF549C">
        <w:t xml:space="preserve">version of </w:t>
      </w:r>
      <w:r>
        <w:t xml:space="preserve">our </w:t>
      </w:r>
      <w:r w:rsidRPr="26CF549C">
        <w:t>original one that includes the ½ page poster board and the step where informed consent will occur.</w:t>
      </w:r>
      <w:r w:rsidR="00DF2C76">
        <w:t xml:space="preserve"> See step 2</w:t>
      </w:r>
      <w:r w:rsidR="00BD2307">
        <w:t>A</w:t>
      </w:r>
      <w:r w:rsidR="00DF2C76">
        <w:t xml:space="preserve"> just below</w:t>
      </w:r>
      <w:r w:rsidRPr="26CF549C">
        <w:t>]</w:t>
      </w:r>
    </w:p>
    <w:p w14:paraId="2049819B" w14:textId="77777777" w:rsidR="00D3022A" w:rsidRDefault="00D3022A" w:rsidP="00D3022A"/>
    <w:p w14:paraId="3EFDE0BD" w14:textId="77777777" w:rsidR="00D3022A" w:rsidRDefault="00D3022A" w:rsidP="00D3022A">
      <w:pPr>
        <w:ind w:left="720"/>
        <w:jc w:val="both"/>
      </w:pPr>
      <w:r w:rsidRPr="657E88F1">
        <w:t xml:space="preserve">I will </w:t>
      </w:r>
      <w:r>
        <w:t xml:space="preserve">also </w:t>
      </w:r>
      <w:r w:rsidRPr="657E88F1">
        <w:t>shortly send a calendar invite.</w:t>
      </w:r>
    </w:p>
    <w:p w14:paraId="2CA38CCD" w14:textId="77777777" w:rsidR="00D3022A" w:rsidRDefault="00D3022A" w:rsidP="00D3022A">
      <w:pPr>
        <w:ind w:left="720"/>
        <w:jc w:val="both"/>
      </w:pPr>
    </w:p>
    <w:p w14:paraId="195D5BA8" w14:textId="77777777" w:rsidR="00D3022A" w:rsidRDefault="00D3022A" w:rsidP="00D3022A">
      <w:pPr>
        <w:ind w:left="720"/>
        <w:jc w:val="both"/>
      </w:pPr>
      <w:r w:rsidRPr="657E88F1">
        <w:t>One or two days before the session, I will send a reminder and a link to the immersive model we will use in the session.</w:t>
      </w:r>
    </w:p>
    <w:p w14:paraId="4CDC06D5" w14:textId="77777777" w:rsidR="00BD2307" w:rsidRDefault="00BD2307" w:rsidP="00BD2307">
      <w:pPr>
        <w:jc w:val="both"/>
      </w:pPr>
    </w:p>
    <w:p w14:paraId="32E77E21" w14:textId="30605E84" w:rsidR="00BD2307" w:rsidRPr="00A21680" w:rsidRDefault="00BD2307" w:rsidP="00BD2307">
      <w:pPr>
        <w:jc w:val="both"/>
        <w:rPr>
          <w:b/>
          <w:bCs/>
        </w:rPr>
      </w:pPr>
      <w:r w:rsidRPr="00A21680">
        <w:rPr>
          <w:b/>
          <w:bCs/>
        </w:rPr>
        <w:t>[</w:t>
      </w:r>
      <w:r w:rsidR="00F13241">
        <w:rPr>
          <w:b/>
          <w:bCs/>
        </w:rPr>
        <w:t xml:space="preserve">B. </w:t>
      </w:r>
      <w:r w:rsidRPr="00A21680">
        <w:rPr>
          <w:b/>
          <w:bCs/>
        </w:rPr>
        <w:t>If Yes and want to wait to schedule a time]</w:t>
      </w:r>
    </w:p>
    <w:p w14:paraId="0CCF93E1" w14:textId="77777777" w:rsidR="00BD2307" w:rsidRDefault="00BD2307" w:rsidP="00BD2307">
      <w:pPr>
        <w:jc w:val="both"/>
      </w:pPr>
    </w:p>
    <w:p w14:paraId="7641A1BA" w14:textId="16D32B58" w:rsidR="00BD2307" w:rsidRDefault="00BD2307" w:rsidP="00BD2307">
      <w:pPr>
        <w:ind w:left="720"/>
      </w:pPr>
      <w:r>
        <w:t>[Ask for their contact information, e.g. share a business card or write down their email address, phone, etc.].</w:t>
      </w:r>
    </w:p>
    <w:p w14:paraId="24072113" w14:textId="77777777" w:rsidR="00ED7A51" w:rsidRDefault="00ED7A51" w:rsidP="00BD2307">
      <w:pPr>
        <w:ind w:left="720"/>
      </w:pPr>
    </w:p>
    <w:p w14:paraId="6DB81ACB" w14:textId="7E667B5D" w:rsidR="00ED7A51" w:rsidRDefault="00ED7A51" w:rsidP="00BD2307">
      <w:pPr>
        <w:ind w:left="720"/>
      </w:pPr>
      <w:r>
        <w:t>[Share the flier; see end of the document for a copy]</w:t>
      </w:r>
    </w:p>
    <w:p w14:paraId="4EE660F8" w14:textId="77777777" w:rsidR="00BD2307" w:rsidRDefault="00BD2307" w:rsidP="00BD2307">
      <w:pPr>
        <w:ind w:left="720"/>
        <w:jc w:val="both"/>
      </w:pPr>
    </w:p>
    <w:p w14:paraId="7722E26E" w14:textId="6DA58352" w:rsidR="00BD2307" w:rsidRDefault="00BD2307" w:rsidP="00BD2307">
      <w:pPr>
        <w:ind w:left="720"/>
        <w:jc w:val="both"/>
      </w:pPr>
      <w:r w:rsidRPr="26CF549C">
        <w:t xml:space="preserve">I will send an email with more information about the project. [This email will be </w:t>
      </w:r>
      <w:r>
        <w:t xml:space="preserve">the short </w:t>
      </w:r>
      <w:r w:rsidRPr="26CF549C">
        <w:t xml:space="preserve">version of </w:t>
      </w:r>
      <w:r>
        <w:t xml:space="preserve">our </w:t>
      </w:r>
      <w:r w:rsidRPr="26CF549C">
        <w:t>original one that includes the ½ page poster board and the step where informed consent will occur.</w:t>
      </w:r>
      <w:r>
        <w:t xml:space="preserve"> See step 2</w:t>
      </w:r>
      <w:r w:rsidR="00A21680">
        <w:t>B</w:t>
      </w:r>
      <w:r>
        <w:t xml:space="preserve"> just below</w:t>
      </w:r>
      <w:r w:rsidRPr="26CF549C">
        <w:t>]</w:t>
      </w:r>
    </w:p>
    <w:p w14:paraId="10559C16" w14:textId="77777777" w:rsidR="00BD2307" w:rsidRDefault="00BD2307" w:rsidP="00BD2307"/>
    <w:p w14:paraId="2D9204F0" w14:textId="77777777" w:rsidR="00D3022A" w:rsidRDefault="00D3022A" w:rsidP="00D3022A">
      <w:pPr>
        <w:jc w:val="both"/>
      </w:pPr>
    </w:p>
    <w:p w14:paraId="773DF173" w14:textId="77777777" w:rsidR="00DF2C76" w:rsidRDefault="00DF2C76" w:rsidP="00DA7122">
      <w:pPr>
        <w:jc w:val="both"/>
        <w:rPr>
          <w:b/>
          <w:bCs/>
        </w:rPr>
      </w:pPr>
    </w:p>
    <w:p w14:paraId="623DEA1F" w14:textId="4086C73F" w:rsidR="00C471FC" w:rsidRPr="00422E55" w:rsidRDefault="00DA7122" w:rsidP="00DA7122">
      <w:pPr>
        <w:jc w:val="both"/>
        <w:rPr>
          <w:b/>
          <w:bCs/>
        </w:rPr>
      </w:pPr>
      <w:r w:rsidRPr="00422E55">
        <w:rPr>
          <w:b/>
          <w:bCs/>
        </w:rPr>
        <w:t>Step 2</w:t>
      </w:r>
      <w:r w:rsidR="00BD2307">
        <w:rPr>
          <w:b/>
          <w:bCs/>
        </w:rPr>
        <w:t>A</w:t>
      </w:r>
      <w:r w:rsidRPr="00422E55">
        <w:rPr>
          <w:b/>
          <w:bCs/>
        </w:rPr>
        <w:t>. Follow up email</w:t>
      </w:r>
      <w:r w:rsidR="00A52752" w:rsidRPr="00422E55">
        <w:rPr>
          <w:b/>
          <w:bCs/>
        </w:rPr>
        <w:t xml:space="preserve"> to people who </w:t>
      </w:r>
      <w:r w:rsidR="00422E55">
        <w:rPr>
          <w:b/>
          <w:bCs/>
        </w:rPr>
        <w:t xml:space="preserve">said </w:t>
      </w:r>
      <w:r w:rsidR="00BD2307">
        <w:rPr>
          <w:b/>
          <w:bCs/>
        </w:rPr>
        <w:t xml:space="preserve">yes </w:t>
      </w:r>
      <w:r w:rsidR="00DF2C76">
        <w:rPr>
          <w:b/>
          <w:bCs/>
        </w:rPr>
        <w:t xml:space="preserve">in-person </w:t>
      </w:r>
      <w:r w:rsidR="00422E55">
        <w:rPr>
          <w:b/>
          <w:bCs/>
        </w:rPr>
        <w:t>to join a model session</w:t>
      </w:r>
      <w:r w:rsidR="0013413C">
        <w:rPr>
          <w:b/>
          <w:bCs/>
        </w:rPr>
        <w:t xml:space="preserve"> and </w:t>
      </w:r>
      <w:r w:rsidR="00522965">
        <w:rPr>
          <w:b/>
          <w:bCs/>
        </w:rPr>
        <w:t xml:space="preserve">scheduled </w:t>
      </w:r>
      <w:r w:rsidR="00BD2307">
        <w:rPr>
          <w:b/>
          <w:bCs/>
        </w:rPr>
        <w:t>a time</w:t>
      </w:r>
      <w:r w:rsidR="00422E55" w:rsidRPr="00422E55">
        <w:rPr>
          <w:b/>
          <w:bCs/>
        </w:rPr>
        <w:t>.</w:t>
      </w:r>
    </w:p>
    <w:p w14:paraId="78216203" w14:textId="77777777" w:rsidR="00422E55" w:rsidRDefault="00422E55" w:rsidP="00DA7122">
      <w:pPr>
        <w:jc w:val="both"/>
      </w:pPr>
    </w:p>
    <w:p w14:paraId="2509A909" w14:textId="77777777" w:rsidR="00422E55" w:rsidRPr="005B4DB5" w:rsidRDefault="00422E55" w:rsidP="00422E55">
      <w:pPr>
        <w:jc w:val="both"/>
      </w:pPr>
      <w:r w:rsidRPr="005B4DB5">
        <w:t>____,</w:t>
      </w:r>
    </w:p>
    <w:p w14:paraId="7EA68E84" w14:textId="77777777" w:rsidR="00422E55" w:rsidRDefault="00422E55" w:rsidP="00422E55">
      <w:pPr>
        <w:jc w:val="both"/>
      </w:pPr>
    </w:p>
    <w:p w14:paraId="56B66366" w14:textId="77777777" w:rsidR="00422E55" w:rsidRPr="005B4DB5" w:rsidRDefault="00422E55" w:rsidP="00422E55">
      <w:pPr>
        <w:jc w:val="both"/>
      </w:pPr>
      <w:r w:rsidRPr="005B4DB5">
        <w:t xml:space="preserve">Thank you for your interest to participate in an immersive model session! </w:t>
      </w:r>
    </w:p>
    <w:p w14:paraId="2E102D3A" w14:textId="77777777" w:rsidR="00422E55" w:rsidRDefault="00422E55" w:rsidP="00422E55">
      <w:pPr>
        <w:jc w:val="both"/>
      </w:pPr>
    </w:p>
    <w:p w14:paraId="3DA3D67F" w14:textId="6A5F6EDF" w:rsidR="00422E55" w:rsidRPr="005B4DB5" w:rsidRDefault="00422E55" w:rsidP="00422E55">
      <w:pPr>
        <w:jc w:val="both"/>
      </w:pPr>
      <w:r w:rsidRPr="005B4DB5">
        <w:t xml:space="preserve">This </w:t>
      </w:r>
      <w:r w:rsidR="008D0D20">
        <w:t xml:space="preserve">½ page </w:t>
      </w:r>
      <w:r w:rsidRPr="005B4DB5">
        <w:t>online poster board provides more information about the study -- link [[HERE]].</w:t>
      </w:r>
    </w:p>
    <w:p w14:paraId="5168AA77" w14:textId="77777777" w:rsidR="00422E55" w:rsidRDefault="00422E55" w:rsidP="00422E55">
      <w:pPr>
        <w:jc w:val="both"/>
      </w:pPr>
    </w:p>
    <w:p w14:paraId="37607963" w14:textId="77777777" w:rsidR="00422E55" w:rsidRPr="005B4DB5" w:rsidRDefault="00422E55" w:rsidP="00422E55">
      <w:pPr>
        <w:jc w:val="both"/>
      </w:pPr>
      <w:r w:rsidRPr="005B4DB5">
        <w:t xml:space="preserve">You are welcome to invite anyone else to a session – coworkers, friends, family. In fact an immersive model session goes better with 2 to 4 collaborators </w:t>
      </w:r>
      <w:r w:rsidRPr="005B4DB5">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5B4DB5">
        <w:t>.</w:t>
      </w:r>
    </w:p>
    <w:p w14:paraId="0B1DA2DC" w14:textId="77777777" w:rsidR="00422E55" w:rsidRDefault="00422E55" w:rsidP="00422E55">
      <w:pPr>
        <w:jc w:val="both"/>
      </w:pPr>
    </w:p>
    <w:p w14:paraId="0AFD87E0" w14:textId="77777777" w:rsidR="00422E55" w:rsidRPr="005B4DB5" w:rsidRDefault="00422E55" w:rsidP="00422E55">
      <w:pPr>
        <w:jc w:val="both"/>
      </w:pPr>
      <w:r w:rsidRPr="005B4DB5">
        <w:t xml:space="preserve">If you have questions please reach out to me at </w:t>
      </w:r>
      <w:hyperlink r:id="rId14" w:history="1">
        <w:r w:rsidRPr="005B4DB5">
          <w:rPr>
            <w:rStyle w:val="Hyperlink"/>
          </w:rPr>
          <w:t>david.rosenberg@usu.edu</w:t>
        </w:r>
      </w:hyperlink>
      <w:r w:rsidRPr="005B4DB5">
        <w:t xml:space="preserve"> or 435.797.8689. Please reach out to the Utah State University Institutional Review Board (IRB) if you have questions or concerns and want to speak to someone outside of the research team (</w:t>
      </w:r>
      <w:hyperlink r:id="rId15" w:tgtFrame="_blank" w:history="1">
        <w:r w:rsidRPr="005B4DB5">
          <w:rPr>
            <w:rStyle w:val="Hyperlink"/>
          </w:rPr>
          <w:t>irb@usu.edu</w:t>
        </w:r>
      </w:hyperlink>
      <w:r w:rsidRPr="005B4DB5">
        <w:t>). This letter is sent as part of Utah State University IRB protocol #14808.</w:t>
      </w:r>
    </w:p>
    <w:p w14:paraId="3B524776" w14:textId="77777777" w:rsidR="00422E55" w:rsidRDefault="00422E55" w:rsidP="00422E55">
      <w:pPr>
        <w:jc w:val="both"/>
      </w:pPr>
    </w:p>
    <w:p w14:paraId="02A5931E" w14:textId="5E8C3E5A" w:rsidR="00422E55" w:rsidRDefault="00422E55" w:rsidP="00422E55">
      <w:pPr>
        <w:jc w:val="both"/>
      </w:pPr>
      <w:r w:rsidRPr="005B4DB5">
        <w:t>We look forward to see you on ______!</w:t>
      </w:r>
    </w:p>
    <w:p w14:paraId="6ACFC3E1" w14:textId="0C46BADE" w:rsidR="00D87DD7" w:rsidRDefault="00D87DD7" w:rsidP="00D63F63"/>
    <w:p w14:paraId="6DE84675" w14:textId="77777777" w:rsidR="00A869F9" w:rsidRDefault="00A869F9" w:rsidP="00A869F9">
      <w:pPr>
        <w:jc w:val="both"/>
        <w:rPr>
          <w:b/>
          <w:bCs/>
        </w:rPr>
      </w:pPr>
    </w:p>
    <w:p w14:paraId="4D4A7BCE" w14:textId="3072EBB1" w:rsidR="00A869F9" w:rsidRPr="00422E55" w:rsidRDefault="00A869F9" w:rsidP="00A869F9">
      <w:pPr>
        <w:jc w:val="both"/>
        <w:rPr>
          <w:b/>
          <w:bCs/>
        </w:rPr>
      </w:pPr>
      <w:r w:rsidRPr="00422E55">
        <w:rPr>
          <w:b/>
          <w:bCs/>
        </w:rPr>
        <w:t>Step 2</w:t>
      </w:r>
      <w:r>
        <w:rPr>
          <w:b/>
          <w:bCs/>
        </w:rPr>
        <w:t>B</w:t>
      </w:r>
      <w:r w:rsidRPr="00422E55">
        <w:rPr>
          <w:b/>
          <w:bCs/>
        </w:rPr>
        <w:t xml:space="preserve">. Follow up email to people who </w:t>
      </w:r>
      <w:r>
        <w:rPr>
          <w:b/>
          <w:bCs/>
        </w:rPr>
        <w:t>said yes in-person to join a model session and want to wait to schedule a time</w:t>
      </w:r>
      <w:r w:rsidRPr="00422E55">
        <w:rPr>
          <w:b/>
          <w:bCs/>
        </w:rPr>
        <w:t>.</w:t>
      </w:r>
    </w:p>
    <w:p w14:paraId="3D7C79F5" w14:textId="77777777" w:rsidR="00A869F9" w:rsidRDefault="00A869F9" w:rsidP="00A869F9">
      <w:pPr>
        <w:jc w:val="both"/>
      </w:pPr>
    </w:p>
    <w:p w14:paraId="6B5F89F6" w14:textId="77777777" w:rsidR="00A869F9" w:rsidRPr="005B4DB5" w:rsidRDefault="00A869F9" w:rsidP="00A869F9">
      <w:pPr>
        <w:jc w:val="both"/>
      </w:pPr>
      <w:r w:rsidRPr="005B4DB5">
        <w:t>____,</w:t>
      </w:r>
    </w:p>
    <w:p w14:paraId="4B3C9A07" w14:textId="77777777" w:rsidR="00A869F9" w:rsidRDefault="00A869F9" w:rsidP="00A869F9">
      <w:pPr>
        <w:jc w:val="both"/>
      </w:pPr>
    </w:p>
    <w:p w14:paraId="6EEDDB87" w14:textId="77777777" w:rsidR="00A869F9" w:rsidRPr="005B4DB5" w:rsidRDefault="00A869F9" w:rsidP="00A869F9">
      <w:pPr>
        <w:jc w:val="both"/>
      </w:pPr>
      <w:r w:rsidRPr="005B4DB5">
        <w:t xml:space="preserve">Thank you for your interest to participate in an immersive model session! </w:t>
      </w:r>
    </w:p>
    <w:p w14:paraId="360BB3D8" w14:textId="77777777" w:rsidR="00A869F9" w:rsidRDefault="00A869F9" w:rsidP="00A869F9">
      <w:pPr>
        <w:jc w:val="both"/>
      </w:pPr>
    </w:p>
    <w:p w14:paraId="0503B4A7" w14:textId="1CAEF63B" w:rsidR="00A869F9" w:rsidRDefault="00A869F9" w:rsidP="00A869F9">
      <w:pPr>
        <w:jc w:val="both"/>
      </w:pPr>
      <w:r>
        <w:t>We have upcoming model sessions scheduled on:</w:t>
      </w:r>
    </w:p>
    <w:p w14:paraId="5F22E853" w14:textId="77777777" w:rsidR="00A869F9" w:rsidRDefault="00A869F9" w:rsidP="00A869F9">
      <w:pPr>
        <w:jc w:val="both"/>
      </w:pPr>
    </w:p>
    <w:p w14:paraId="45BFF9BC" w14:textId="38EDD92D" w:rsidR="00A869F9" w:rsidRDefault="00A869F9" w:rsidP="00A869F9">
      <w:pPr>
        <w:pStyle w:val="ListParagraph"/>
        <w:numPr>
          <w:ilvl w:val="0"/>
          <w:numId w:val="1"/>
        </w:numPr>
        <w:jc w:val="both"/>
      </w:pPr>
      <w:r>
        <w:t>T</w:t>
      </w:r>
    </w:p>
    <w:p w14:paraId="44F311E4" w14:textId="4DB2B26F" w:rsidR="00A869F9" w:rsidRDefault="00A869F9" w:rsidP="00A869F9">
      <w:pPr>
        <w:pStyle w:val="ListParagraph"/>
        <w:numPr>
          <w:ilvl w:val="0"/>
          <w:numId w:val="1"/>
        </w:numPr>
        <w:jc w:val="both"/>
      </w:pPr>
      <w:r>
        <w:t>T</w:t>
      </w:r>
    </w:p>
    <w:p w14:paraId="4ACF0907" w14:textId="77777777" w:rsidR="00A869F9" w:rsidRDefault="00A869F9" w:rsidP="00A869F9">
      <w:pPr>
        <w:jc w:val="both"/>
      </w:pPr>
    </w:p>
    <w:p w14:paraId="12C86707" w14:textId="4FC0324F" w:rsidR="00A869F9" w:rsidRDefault="00A869F9" w:rsidP="00A869F9">
      <w:pPr>
        <w:jc w:val="both"/>
      </w:pPr>
      <w:r>
        <w:t>If none work, can you</w:t>
      </w:r>
      <w:r w:rsidR="00826DE8">
        <w:t xml:space="preserve"> please suggest 1 or 2 alternative days/times?</w:t>
      </w:r>
    </w:p>
    <w:p w14:paraId="0B17ED22" w14:textId="77777777" w:rsidR="00A869F9" w:rsidRDefault="00A869F9" w:rsidP="00A869F9">
      <w:pPr>
        <w:jc w:val="both"/>
      </w:pPr>
    </w:p>
    <w:p w14:paraId="79FF2B39" w14:textId="7D1316D1" w:rsidR="00A869F9" w:rsidRPr="005B4DB5" w:rsidRDefault="00A869F9" w:rsidP="00A869F9">
      <w:pPr>
        <w:jc w:val="both"/>
      </w:pPr>
      <w:r w:rsidRPr="005B4DB5">
        <w:t xml:space="preserve">This </w:t>
      </w:r>
      <w:r w:rsidR="00733AD9">
        <w:t xml:space="preserve">½ page </w:t>
      </w:r>
      <w:r w:rsidRPr="005B4DB5">
        <w:t>online poster board provides more information about the study -- link [[HERE]].</w:t>
      </w:r>
    </w:p>
    <w:p w14:paraId="4D2A2E08" w14:textId="77777777" w:rsidR="00A869F9" w:rsidRDefault="00A869F9" w:rsidP="00A869F9">
      <w:pPr>
        <w:jc w:val="both"/>
      </w:pPr>
    </w:p>
    <w:p w14:paraId="6634BA5A" w14:textId="77777777" w:rsidR="00A869F9" w:rsidRPr="005B4DB5" w:rsidRDefault="00A869F9" w:rsidP="00A869F9">
      <w:pPr>
        <w:jc w:val="both"/>
      </w:pPr>
      <w:r w:rsidRPr="005B4DB5">
        <w:t xml:space="preserve">You are welcome to invite anyone else to a session – coworkers, friends, family. In fact an immersive model session goes better with 2 to 4 collaborators </w:t>
      </w:r>
      <w:r w:rsidRPr="005B4DB5">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5B4DB5">
        <w:t>.</w:t>
      </w:r>
    </w:p>
    <w:p w14:paraId="0FDDF98C" w14:textId="77777777" w:rsidR="00A869F9" w:rsidRDefault="00A869F9" w:rsidP="00A869F9">
      <w:pPr>
        <w:jc w:val="both"/>
      </w:pPr>
    </w:p>
    <w:p w14:paraId="51BB2415" w14:textId="77777777" w:rsidR="00A869F9" w:rsidRPr="005B4DB5" w:rsidRDefault="00A869F9" w:rsidP="00A869F9">
      <w:pPr>
        <w:jc w:val="both"/>
      </w:pPr>
      <w:r w:rsidRPr="005B4DB5">
        <w:t xml:space="preserve">If you have questions please reach out to me at </w:t>
      </w:r>
      <w:hyperlink r:id="rId16" w:history="1">
        <w:r w:rsidRPr="005B4DB5">
          <w:rPr>
            <w:rStyle w:val="Hyperlink"/>
          </w:rPr>
          <w:t>david.rosenberg@usu.edu</w:t>
        </w:r>
      </w:hyperlink>
      <w:r w:rsidRPr="005B4DB5">
        <w:t xml:space="preserve"> or 435.797.8689. Please reach out to the Utah State University Institutional Review Board (IRB) if you have questions or concerns and want to speak to someone outside of the research team (</w:t>
      </w:r>
      <w:hyperlink r:id="rId17" w:tgtFrame="_blank" w:history="1">
        <w:r w:rsidRPr="005B4DB5">
          <w:rPr>
            <w:rStyle w:val="Hyperlink"/>
          </w:rPr>
          <w:t>irb@usu.edu</w:t>
        </w:r>
      </w:hyperlink>
      <w:r w:rsidRPr="005B4DB5">
        <w:t>). This letter is sent as part of Utah State University IRB protocol #14808.</w:t>
      </w:r>
    </w:p>
    <w:p w14:paraId="13642AA0" w14:textId="77777777" w:rsidR="00A869F9" w:rsidRDefault="00A869F9" w:rsidP="00A869F9">
      <w:pPr>
        <w:jc w:val="both"/>
      </w:pPr>
    </w:p>
    <w:p w14:paraId="04C3EC4F" w14:textId="11612732" w:rsidR="00A869F9" w:rsidRDefault="00A869F9" w:rsidP="00A869F9">
      <w:pPr>
        <w:jc w:val="both"/>
      </w:pPr>
      <w:r w:rsidRPr="005B4DB5">
        <w:t xml:space="preserve">We look forward to </w:t>
      </w:r>
      <w:r w:rsidR="00826DE8">
        <w:t>schedule a model session</w:t>
      </w:r>
      <w:r w:rsidRPr="005B4DB5">
        <w:t>!</w:t>
      </w:r>
    </w:p>
    <w:p w14:paraId="4159EFAF" w14:textId="324CD674" w:rsidR="00F86E45" w:rsidRDefault="00F86E45">
      <w:pPr>
        <w:spacing w:after="160" w:line="259" w:lineRule="auto"/>
      </w:pPr>
      <w:r>
        <w:br w:type="page"/>
      </w:r>
    </w:p>
    <w:p w14:paraId="02047DC6" w14:textId="2EED24E2" w:rsidR="00D87DD7" w:rsidRPr="001E2284" w:rsidRDefault="008F0009" w:rsidP="00D63F63">
      <w:r>
        <w:rPr>
          <w:b/>
          <w:bCs/>
          <w:color w:val="1D1C1D"/>
          <w:sz w:val="22"/>
          <w:szCs w:val="22"/>
        </w:rPr>
        <w:lastRenderedPageBreak/>
        <w:t xml:space="preserve">For Reference: </w:t>
      </w:r>
      <w:r w:rsidR="00E80763" w:rsidRPr="00E80763">
        <w:rPr>
          <w:b/>
          <w:bCs/>
          <w:color w:val="1D1C1D"/>
          <w:sz w:val="22"/>
          <w:szCs w:val="22"/>
        </w:rPr>
        <w:t>½ page poster board with full study information so potential collaborators can make an informed decision about whether to join a model session (Approved)</w:t>
      </w:r>
      <w:r w:rsidR="00D87DD7">
        <w:tab/>
      </w:r>
      <w:r w:rsidR="00445A2B">
        <w:rPr>
          <w:noProof/>
          <w14:ligatures w14:val="standardContextual"/>
        </w:rPr>
        <w:drawing>
          <wp:inline distT="0" distB="0" distL="0" distR="0" wp14:anchorId="3FB7A13E" wp14:editId="282E76A7">
            <wp:extent cx="5943600" cy="4965065"/>
            <wp:effectExtent l="0" t="0" r="0" b="6985"/>
            <wp:docPr id="9177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9695" name=""/>
                    <pic:cNvPicPr/>
                  </pic:nvPicPr>
                  <pic:blipFill>
                    <a:blip r:embed="rId18"/>
                    <a:stretch>
                      <a:fillRect/>
                    </a:stretch>
                  </pic:blipFill>
                  <pic:spPr>
                    <a:xfrm>
                      <a:off x="0" y="0"/>
                      <a:ext cx="5943600" cy="4965065"/>
                    </a:xfrm>
                    <a:prstGeom prst="rect">
                      <a:avLst/>
                    </a:prstGeom>
                  </pic:spPr>
                </pic:pic>
              </a:graphicData>
            </a:graphic>
          </wp:inline>
        </w:drawing>
      </w:r>
    </w:p>
    <w:p w14:paraId="73A60D55" w14:textId="3FB2FEB7" w:rsidR="000E4897" w:rsidRDefault="000E4897" w:rsidP="00D63F63">
      <w:pPr>
        <w:spacing w:before="240"/>
        <w:rPr>
          <w:b/>
          <w:bCs/>
        </w:rPr>
      </w:pPr>
      <w:r>
        <w:rPr>
          <w:b/>
          <w:bCs/>
        </w:rPr>
        <w:br w:type="page"/>
      </w:r>
      <w:r w:rsidR="00BF32D7">
        <w:rPr>
          <w:b/>
          <w:bCs/>
        </w:rPr>
        <w:lastRenderedPageBreak/>
        <w:t>Flyer to hand out during in-person encounters.</w:t>
      </w:r>
    </w:p>
    <w:p w14:paraId="1BCC92E1" w14:textId="4540F0E6" w:rsidR="00BF32D7" w:rsidRPr="00D63F63" w:rsidRDefault="009F1319" w:rsidP="00D63F63">
      <w:pPr>
        <w:spacing w:before="240"/>
        <w:rPr>
          <w:color w:val="1D1C1D"/>
          <w:sz w:val="22"/>
          <w:szCs w:val="22"/>
        </w:rPr>
      </w:pPr>
      <w:r>
        <w:rPr>
          <w:noProof/>
          <w14:ligatures w14:val="standardContextual"/>
        </w:rPr>
        <w:drawing>
          <wp:inline distT="0" distB="0" distL="0" distR="0" wp14:anchorId="67667999" wp14:editId="6761AD5D">
            <wp:extent cx="5943600" cy="7380605"/>
            <wp:effectExtent l="0" t="0" r="0" b="0"/>
            <wp:docPr id="17447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6742" name=""/>
                    <pic:cNvPicPr/>
                  </pic:nvPicPr>
                  <pic:blipFill>
                    <a:blip r:embed="rId19"/>
                    <a:stretch>
                      <a:fillRect/>
                    </a:stretch>
                  </pic:blipFill>
                  <pic:spPr>
                    <a:xfrm>
                      <a:off x="0" y="0"/>
                      <a:ext cx="5943600" cy="7380605"/>
                    </a:xfrm>
                    <a:prstGeom prst="rect">
                      <a:avLst/>
                    </a:prstGeom>
                  </pic:spPr>
                </pic:pic>
              </a:graphicData>
            </a:graphic>
          </wp:inline>
        </w:drawing>
      </w:r>
    </w:p>
    <w:sectPr w:rsidR="00BF32D7" w:rsidRPr="00D63F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E41"/>
    <w:multiLevelType w:val="hybridMultilevel"/>
    <w:tmpl w:val="3BAA5A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3C071A6"/>
    <w:multiLevelType w:val="hybridMultilevel"/>
    <w:tmpl w:val="1D409D90"/>
    <w:lvl w:ilvl="0" w:tplc="385EB8EC">
      <w:start w:val="1"/>
      <w:numFmt w:val="bullet"/>
      <w:lvlText w:val=""/>
      <w:lvlJc w:val="left"/>
      <w:pPr>
        <w:ind w:left="720" w:hanging="360"/>
      </w:pPr>
      <w:rPr>
        <w:rFonts w:ascii="Symbol" w:hAnsi="Symbol" w:hint="default"/>
      </w:rPr>
    </w:lvl>
    <w:lvl w:ilvl="1" w:tplc="D2581F2C">
      <w:start w:val="1"/>
      <w:numFmt w:val="bullet"/>
      <w:lvlText w:val="o"/>
      <w:lvlJc w:val="left"/>
      <w:pPr>
        <w:ind w:left="1440" w:hanging="360"/>
      </w:pPr>
      <w:rPr>
        <w:rFonts w:ascii="Courier New" w:hAnsi="Courier New" w:hint="default"/>
      </w:rPr>
    </w:lvl>
    <w:lvl w:ilvl="2" w:tplc="3D80E2B2">
      <w:start w:val="1"/>
      <w:numFmt w:val="bullet"/>
      <w:lvlText w:val=""/>
      <w:lvlJc w:val="left"/>
      <w:pPr>
        <w:ind w:left="2160" w:hanging="360"/>
      </w:pPr>
      <w:rPr>
        <w:rFonts w:ascii="Wingdings" w:hAnsi="Wingdings" w:hint="default"/>
      </w:rPr>
    </w:lvl>
    <w:lvl w:ilvl="3" w:tplc="695451DE">
      <w:start w:val="1"/>
      <w:numFmt w:val="bullet"/>
      <w:lvlText w:val=""/>
      <w:lvlJc w:val="left"/>
      <w:pPr>
        <w:ind w:left="2880" w:hanging="360"/>
      </w:pPr>
      <w:rPr>
        <w:rFonts w:ascii="Symbol" w:hAnsi="Symbol" w:hint="default"/>
      </w:rPr>
    </w:lvl>
    <w:lvl w:ilvl="4" w:tplc="22986C8E">
      <w:start w:val="1"/>
      <w:numFmt w:val="bullet"/>
      <w:lvlText w:val="o"/>
      <w:lvlJc w:val="left"/>
      <w:pPr>
        <w:ind w:left="3600" w:hanging="360"/>
      </w:pPr>
      <w:rPr>
        <w:rFonts w:ascii="Courier New" w:hAnsi="Courier New" w:hint="default"/>
      </w:rPr>
    </w:lvl>
    <w:lvl w:ilvl="5" w:tplc="F814E344">
      <w:start w:val="1"/>
      <w:numFmt w:val="bullet"/>
      <w:lvlText w:val=""/>
      <w:lvlJc w:val="left"/>
      <w:pPr>
        <w:ind w:left="4320" w:hanging="360"/>
      </w:pPr>
      <w:rPr>
        <w:rFonts w:ascii="Wingdings" w:hAnsi="Wingdings" w:hint="default"/>
      </w:rPr>
    </w:lvl>
    <w:lvl w:ilvl="6" w:tplc="2FAC50BE">
      <w:start w:val="1"/>
      <w:numFmt w:val="bullet"/>
      <w:lvlText w:val=""/>
      <w:lvlJc w:val="left"/>
      <w:pPr>
        <w:ind w:left="5040" w:hanging="360"/>
      </w:pPr>
      <w:rPr>
        <w:rFonts w:ascii="Symbol" w:hAnsi="Symbol" w:hint="default"/>
      </w:rPr>
    </w:lvl>
    <w:lvl w:ilvl="7" w:tplc="F43E8D7E">
      <w:start w:val="1"/>
      <w:numFmt w:val="bullet"/>
      <w:lvlText w:val="o"/>
      <w:lvlJc w:val="left"/>
      <w:pPr>
        <w:ind w:left="5760" w:hanging="360"/>
      </w:pPr>
      <w:rPr>
        <w:rFonts w:ascii="Courier New" w:hAnsi="Courier New" w:hint="default"/>
      </w:rPr>
    </w:lvl>
    <w:lvl w:ilvl="8" w:tplc="7DE0823A">
      <w:start w:val="1"/>
      <w:numFmt w:val="bullet"/>
      <w:lvlText w:val=""/>
      <w:lvlJc w:val="left"/>
      <w:pPr>
        <w:ind w:left="6480" w:hanging="360"/>
      </w:pPr>
      <w:rPr>
        <w:rFonts w:ascii="Wingdings" w:hAnsi="Wingdings" w:hint="default"/>
      </w:rPr>
    </w:lvl>
  </w:abstractNum>
  <w:abstractNum w:abstractNumId="2" w15:restartNumberingAfterBreak="0">
    <w:nsid w:val="5511292B"/>
    <w:multiLevelType w:val="hybridMultilevel"/>
    <w:tmpl w:val="3BAA5A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365307"/>
    <w:multiLevelType w:val="hybridMultilevel"/>
    <w:tmpl w:val="53AEC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1293474">
    <w:abstractNumId w:val="3"/>
  </w:num>
  <w:num w:numId="2" w16cid:durableId="1491560775">
    <w:abstractNumId w:val="2"/>
  </w:num>
  <w:num w:numId="3" w16cid:durableId="1308778849">
    <w:abstractNumId w:val="1"/>
  </w:num>
  <w:num w:numId="4" w16cid:durableId="259560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senberg">
    <w15:presenceInfo w15:providerId="AD" w15:userId="S::A01192427@aggies.usu.edu::c209a15a-8d29-49b1-b0b3-d96d249aed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FB0"/>
    <w:rsid w:val="000531CD"/>
    <w:rsid w:val="000738C6"/>
    <w:rsid w:val="000A7D1A"/>
    <w:rsid w:val="000E1145"/>
    <w:rsid w:val="000E4897"/>
    <w:rsid w:val="000F2DFB"/>
    <w:rsid w:val="0013413C"/>
    <w:rsid w:val="00177881"/>
    <w:rsid w:val="001A5280"/>
    <w:rsid w:val="001B5FA2"/>
    <w:rsid w:val="001C25C3"/>
    <w:rsid w:val="001D2969"/>
    <w:rsid w:val="001D2D96"/>
    <w:rsid w:val="001E2284"/>
    <w:rsid w:val="002227AB"/>
    <w:rsid w:val="00255CB0"/>
    <w:rsid w:val="002757E0"/>
    <w:rsid w:val="002A1D3A"/>
    <w:rsid w:val="002E003C"/>
    <w:rsid w:val="002E0C17"/>
    <w:rsid w:val="002F0072"/>
    <w:rsid w:val="003038E1"/>
    <w:rsid w:val="003458EF"/>
    <w:rsid w:val="00346B50"/>
    <w:rsid w:val="00347B6D"/>
    <w:rsid w:val="00394DD5"/>
    <w:rsid w:val="003A4407"/>
    <w:rsid w:val="003E037D"/>
    <w:rsid w:val="003E7284"/>
    <w:rsid w:val="003E7B68"/>
    <w:rsid w:val="00422E55"/>
    <w:rsid w:val="0043130E"/>
    <w:rsid w:val="00445A2B"/>
    <w:rsid w:val="0045667A"/>
    <w:rsid w:val="00490820"/>
    <w:rsid w:val="004B1657"/>
    <w:rsid w:val="004C1215"/>
    <w:rsid w:val="004E550C"/>
    <w:rsid w:val="004E7E98"/>
    <w:rsid w:val="004F5E4B"/>
    <w:rsid w:val="00512858"/>
    <w:rsid w:val="00522965"/>
    <w:rsid w:val="00526E84"/>
    <w:rsid w:val="00536EBF"/>
    <w:rsid w:val="00542335"/>
    <w:rsid w:val="00542FB5"/>
    <w:rsid w:val="00587EE8"/>
    <w:rsid w:val="005A1308"/>
    <w:rsid w:val="005C06B6"/>
    <w:rsid w:val="005C33E4"/>
    <w:rsid w:val="005C72C3"/>
    <w:rsid w:val="0065004D"/>
    <w:rsid w:val="00663FCF"/>
    <w:rsid w:val="00673093"/>
    <w:rsid w:val="0067643F"/>
    <w:rsid w:val="00691129"/>
    <w:rsid w:val="006A4950"/>
    <w:rsid w:val="006B7FDE"/>
    <w:rsid w:val="00733AD9"/>
    <w:rsid w:val="007431FE"/>
    <w:rsid w:val="00757133"/>
    <w:rsid w:val="007A5A67"/>
    <w:rsid w:val="007E20BA"/>
    <w:rsid w:val="00800317"/>
    <w:rsid w:val="008023A0"/>
    <w:rsid w:val="00826DE8"/>
    <w:rsid w:val="008406FF"/>
    <w:rsid w:val="0084246A"/>
    <w:rsid w:val="0085571F"/>
    <w:rsid w:val="008614E7"/>
    <w:rsid w:val="00875933"/>
    <w:rsid w:val="00877737"/>
    <w:rsid w:val="00881F8C"/>
    <w:rsid w:val="00891C2B"/>
    <w:rsid w:val="008953B7"/>
    <w:rsid w:val="008A3301"/>
    <w:rsid w:val="008C4C0B"/>
    <w:rsid w:val="008D0D20"/>
    <w:rsid w:val="008F0009"/>
    <w:rsid w:val="009015A7"/>
    <w:rsid w:val="0091235A"/>
    <w:rsid w:val="00913235"/>
    <w:rsid w:val="00974FBF"/>
    <w:rsid w:val="0098420A"/>
    <w:rsid w:val="009C4BA5"/>
    <w:rsid w:val="009F1319"/>
    <w:rsid w:val="00A21680"/>
    <w:rsid w:val="00A35DFA"/>
    <w:rsid w:val="00A52752"/>
    <w:rsid w:val="00A55E99"/>
    <w:rsid w:val="00A65BB7"/>
    <w:rsid w:val="00A869F9"/>
    <w:rsid w:val="00AA6C82"/>
    <w:rsid w:val="00AE7230"/>
    <w:rsid w:val="00AF5F86"/>
    <w:rsid w:val="00B34F9F"/>
    <w:rsid w:val="00B51409"/>
    <w:rsid w:val="00B6445C"/>
    <w:rsid w:val="00BD2307"/>
    <w:rsid w:val="00BF32D7"/>
    <w:rsid w:val="00C03D79"/>
    <w:rsid w:val="00C165F0"/>
    <w:rsid w:val="00C27086"/>
    <w:rsid w:val="00C471FC"/>
    <w:rsid w:val="00C5485F"/>
    <w:rsid w:val="00C654C7"/>
    <w:rsid w:val="00CF0ADA"/>
    <w:rsid w:val="00CF52E9"/>
    <w:rsid w:val="00D0638C"/>
    <w:rsid w:val="00D12168"/>
    <w:rsid w:val="00D3022A"/>
    <w:rsid w:val="00D36B73"/>
    <w:rsid w:val="00D4586E"/>
    <w:rsid w:val="00D47E13"/>
    <w:rsid w:val="00D56E17"/>
    <w:rsid w:val="00D63F63"/>
    <w:rsid w:val="00D73679"/>
    <w:rsid w:val="00D81913"/>
    <w:rsid w:val="00D86CFD"/>
    <w:rsid w:val="00D87DD7"/>
    <w:rsid w:val="00DA7122"/>
    <w:rsid w:val="00DC4D7C"/>
    <w:rsid w:val="00DD4132"/>
    <w:rsid w:val="00DF2B99"/>
    <w:rsid w:val="00DF2C76"/>
    <w:rsid w:val="00E12446"/>
    <w:rsid w:val="00E25658"/>
    <w:rsid w:val="00E27BDD"/>
    <w:rsid w:val="00E31FC6"/>
    <w:rsid w:val="00E35A37"/>
    <w:rsid w:val="00E50B88"/>
    <w:rsid w:val="00E80763"/>
    <w:rsid w:val="00EB0D38"/>
    <w:rsid w:val="00ED6534"/>
    <w:rsid w:val="00ED7A51"/>
    <w:rsid w:val="00EF14F9"/>
    <w:rsid w:val="00EF2AF8"/>
    <w:rsid w:val="00F13241"/>
    <w:rsid w:val="00F278F6"/>
    <w:rsid w:val="00F413F7"/>
    <w:rsid w:val="00F558F4"/>
    <w:rsid w:val="00F56DB5"/>
    <w:rsid w:val="00F616D3"/>
    <w:rsid w:val="00F70D93"/>
    <w:rsid w:val="00F86E45"/>
    <w:rsid w:val="00F9272B"/>
    <w:rsid w:val="00F92C69"/>
    <w:rsid w:val="00FB12D5"/>
    <w:rsid w:val="00FB1A2A"/>
    <w:rsid w:val="00FC7DBD"/>
    <w:rsid w:val="00FD612A"/>
    <w:rsid w:val="00FF0F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2FEC"/>
  <w15:chartTrackingRefBased/>
  <w15:docId w15:val="{544F3923-DFDE-400A-AD0B-FFFD5060E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9F9"/>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FF0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F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F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F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F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FB0"/>
    <w:rPr>
      <w:rFonts w:eastAsiaTheme="majorEastAsia" w:cstheme="majorBidi"/>
      <w:color w:val="272727" w:themeColor="text1" w:themeTint="D8"/>
    </w:rPr>
  </w:style>
  <w:style w:type="paragraph" w:styleId="Title">
    <w:name w:val="Title"/>
    <w:basedOn w:val="Normal"/>
    <w:next w:val="Normal"/>
    <w:link w:val="TitleChar"/>
    <w:uiPriority w:val="10"/>
    <w:qFormat/>
    <w:rsid w:val="00FF0F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FB0"/>
    <w:pPr>
      <w:spacing w:before="160"/>
      <w:jc w:val="center"/>
    </w:pPr>
    <w:rPr>
      <w:i/>
      <w:iCs/>
      <w:color w:val="404040" w:themeColor="text1" w:themeTint="BF"/>
    </w:rPr>
  </w:style>
  <w:style w:type="character" w:customStyle="1" w:styleId="QuoteChar">
    <w:name w:val="Quote Char"/>
    <w:basedOn w:val="DefaultParagraphFont"/>
    <w:link w:val="Quote"/>
    <w:uiPriority w:val="29"/>
    <w:rsid w:val="00FF0FB0"/>
    <w:rPr>
      <w:i/>
      <w:iCs/>
      <w:color w:val="404040" w:themeColor="text1" w:themeTint="BF"/>
    </w:rPr>
  </w:style>
  <w:style w:type="paragraph" w:styleId="ListParagraph">
    <w:name w:val="List Paragraph"/>
    <w:basedOn w:val="Normal"/>
    <w:uiPriority w:val="34"/>
    <w:qFormat/>
    <w:rsid w:val="00FF0FB0"/>
    <w:pPr>
      <w:ind w:left="720"/>
      <w:contextualSpacing/>
    </w:pPr>
  </w:style>
  <w:style w:type="character" w:styleId="IntenseEmphasis">
    <w:name w:val="Intense Emphasis"/>
    <w:basedOn w:val="DefaultParagraphFont"/>
    <w:uiPriority w:val="21"/>
    <w:qFormat/>
    <w:rsid w:val="00FF0FB0"/>
    <w:rPr>
      <w:i/>
      <w:iCs/>
      <w:color w:val="0F4761" w:themeColor="accent1" w:themeShade="BF"/>
    </w:rPr>
  </w:style>
  <w:style w:type="paragraph" w:styleId="IntenseQuote">
    <w:name w:val="Intense Quote"/>
    <w:basedOn w:val="Normal"/>
    <w:next w:val="Normal"/>
    <w:link w:val="IntenseQuoteChar"/>
    <w:uiPriority w:val="30"/>
    <w:qFormat/>
    <w:rsid w:val="00FF0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FB0"/>
    <w:rPr>
      <w:i/>
      <w:iCs/>
      <w:color w:val="0F4761" w:themeColor="accent1" w:themeShade="BF"/>
    </w:rPr>
  </w:style>
  <w:style w:type="character" w:styleId="IntenseReference">
    <w:name w:val="Intense Reference"/>
    <w:basedOn w:val="DefaultParagraphFont"/>
    <w:uiPriority w:val="32"/>
    <w:qFormat/>
    <w:rsid w:val="00FF0FB0"/>
    <w:rPr>
      <w:b/>
      <w:bCs/>
      <w:smallCaps/>
      <w:color w:val="0F4761" w:themeColor="accent1" w:themeShade="BF"/>
      <w:spacing w:val="5"/>
    </w:rPr>
  </w:style>
  <w:style w:type="character" w:customStyle="1" w:styleId="ql-font-serif">
    <w:name w:val="ql-font-serif"/>
    <w:basedOn w:val="DefaultParagraphFont"/>
    <w:rsid w:val="00FF0FB0"/>
  </w:style>
  <w:style w:type="character" w:styleId="Hyperlink">
    <w:name w:val="Hyperlink"/>
    <w:basedOn w:val="DefaultParagraphFont"/>
    <w:uiPriority w:val="99"/>
    <w:unhideWhenUsed/>
    <w:rsid w:val="00FF0FB0"/>
    <w:rPr>
      <w:color w:val="0000FF"/>
      <w:u w:val="single"/>
    </w:rPr>
  </w:style>
  <w:style w:type="character" w:styleId="UnresolvedMention">
    <w:name w:val="Unresolved Mention"/>
    <w:basedOn w:val="DefaultParagraphFont"/>
    <w:uiPriority w:val="99"/>
    <w:semiHidden/>
    <w:unhideWhenUsed/>
    <w:rsid w:val="00345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b@usu.edu" TargetMode="External"/><Relationship Id="rId13" Type="http://schemas.openxmlformats.org/officeDocument/2006/relationships/hyperlink" Target="mailto:irb@usu.edu" TargetMode="External"/><Relationship Id="rId18" Type="http://schemas.openxmlformats.org/officeDocument/2006/relationships/image" Target="media/image1.pn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hyperlink" Target="mailto:david.rosenberg@usu.edu" TargetMode="External"/><Relationship Id="rId12" Type="http://schemas.openxmlformats.org/officeDocument/2006/relationships/hyperlink" Target="mailto:david.rosenberg@usu.edu" TargetMode="External"/><Relationship Id="rId17" Type="http://schemas.openxmlformats.org/officeDocument/2006/relationships/hyperlink" Target="mailto:irb@usu.edu" TargetMode="External"/><Relationship Id="rId2" Type="http://schemas.openxmlformats.org/officeDocument/2006/relationships/styles" Target="styles.xml"/><Relationship Id="rId16" Type="http://schemas.openxmlformats.org/officeDocument/2006/relationships/hyperlink" Target="mailto:david.rosenberg@usu.ed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irb@usu.edu" TargetMode="External"/><Relationship Id="rId11" Type="http://schemas.openxmlformats.org/officeDocument/2006/relationships/hyperlink" Target="mailto:david.rosenberg@usu.edu" TargetMode="External"/><Relationship Id="rId5" Type="http://schemas.openxmlformats.org/officeDocument/2006/relationships/hyperlink" Target="mailto:david.rosenberg@usu.edu" TargetMode="External"/><Relationship Id="rId15" Type="http://schemas.openxmlformats.org/officeDocument/2006/relationships/hyperlink" Target="mailto:irb@usu.edu" TargetMode="External"/><Relationship Id="rId10" Type="http://schemas.openxmlformats.org/officeDocument/2006/relationships/hyperlink" Target="mailto:irb@usu.edu"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david.rosenberg@usu.edu" TargetMode="External"/><Relationship Id="rId14" Type="http://schemas.openxmlformats.org/officeDocument/2006/relationships/hyperlink" Target="mailto:david.rosenberg@usu.ed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12</Pages>
  <Words>2071</Words>
  <Characters>11808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 Akbar</dc:creator>
  <cp:keywords/>
  <dc:description/>
  <cp:lastModifiedBy>David Rosenberg</cp:lastModifiedBy>
  <cp:revision>93</cp:revision>
  <dcterms:created xsi:type="dcterms:W3CDTF">2024-11-18T04:26:00Z</dcterms:created>
  <dcterms:modified xsi:type="dcterms:W3CDTF">2026-01-23T22:30:00Z</dcterms:modified>
</cp:coreProperties>
</file>